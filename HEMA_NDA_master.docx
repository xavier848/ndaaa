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B8DA6" w14:textId="77777777" w:rsidR="00BC21C2" w:rsidRPr="00A7059C" w:rsidRDefault="00F71E6B">
      <w:pPr>
        <w:pStyle w:val="Title"/>
        <w:widowControl w:val="0"/>
        <w:spacing w:line="276" w:lineRule="auto"/>
        <w:rPr>
          <w:rFonts w:ascii="Arial" w:hAnsi="Arial" w:cs="Arial"/>
          <w:szCs w:val="18"/>
          <w:lang w:val="nl-NL"/>
        </w:rPr>
      </w:pPr>
      <w:r w:rsidRPr="00A7059C">
        <w:rPr>
          <w:rFonts w:ascii="Arial" w:hAnsi="Arial" w:cs="Arial"/>
          <w:szCs w:val="18"/>
          <w:lang w:val="nl-NL"/>
        </w:rPr>
        <w:t>GEHEIMHOUDINGSOVEREENKOMST</w:t>
      </w:r>
    </w:p>
    <w:p w14:paraId="07B40D3C" w14:textId="77777777" w:rsidR="00DA3195" w:rsidRPr="00A7059C" w:rsidRDefault="00DA3195" w:rsidP="001214DA">
      <w:pPr>
        <w:widowControl w:val="0"/>
        <w:spacing w:line="276" w:lineRule="auto"/>
        <w:rPr>
          <w:sz w:val="18"/>
          <w:szCs w:val="18"/>
        </w:rPr>
      </w:pPr>
    </w:p>
    <w:p w14:paraId="216C7A29" w14:textId="77777777" w:rsidR="00DA3195" w:rsidRPr="00A7059C" w:rsidRDefault="00DA3195" w:rsidP="001214DA">
      <w:pPr>
        <w:widowControl w:val="0"/>
        <w:spacing w:line="276" w:lineRule="auto"/>
        <w:rPr>
          <w:sz w:val="18"/>
          <w:szCs w:val="18"/>
        </w:rPr>
      </w:pPr>
    </w:p>
    <w:p w14:paraId="31B5F28C" w14:textId="02A34BF4" w:rsidR="00BC21C2" w:rsidRPr="00A7059C" w:rsidRDefault="00572A43">
      <w:pPr>
        <w:pStyle w:val="NummeringPartijen"/>
        <w:widowControl w:val="0"/>
        <w:spacing w:line="276" w:lineRule="auto"/>
        <w:ind w:left="0" w:firstLine="0"/>
        <w:rPr>
          <w:sz w:val="18"/>
          <w:szCs w:val="18"/>
        </w:rPr>
      </w:pPr>
      <w:r>
        <w:rPr>
          <w:b/>
          <w:sz w:val="18"/>
          <w:szCs w:val="18"/>
        </w:rPr>
        <w:t>{{HemaName}} een besloten vennootschap met beperkte aansprakelijkheid, statutair gevestigd en kantoorhoudende te Amsterdam, ingeschreven in het handelsregister van de Nederlandse Kamer van Koophandel onder nummer {{HemaKvK}}, ten deze rechtsgeldig vertegenwoordigd door {{HemaFunction}} {{HemaSignatory}} (hierna te noemen “HEMA”);</w:t>
      </w:r>
      <w:r w:rsidR="00F71E6B" w:rsidRPr="00A7059C">
        <w:rPr>
          <w:sz w:val="18"/>
          <w:szCs w:val="18"/>
        </w:rPr>
      </w:r>
      <w:r w:rsidR="00792D56" w:rsidRPr="00A7059C">
        <w:rPr>
          <w:sz w:val="18"/>
          <w:szCs w:val="18"/>
        </w:rPr>
      </w:r>
      <w:r w:rsidR="00F71E6B" w:rsidRPr="00A7059C">
        <w:rPr>
          <w:sz w:val="18"/>
          <w:szCs w:val="18"/>
        </w:rPr>
      </w:r>
      <w:proofErr w:type="spellStart"/>
      <w:proofErr w:type="gramStart"/>
      <w:r w:rsidR="00F71E6B" w:rsidRPr="00A7059C">
        <w:rPr>
          <w:sz w:val="18"/>
          <w:szCs w:val="18"/>
        </w:rPr>
      </w:r>
      <w:proofErr w:type="spellEnd"/>
      <w:r>
        <w:rPr>
          <w:sz w:val="18"/>
          <w:szCs w:val="18"/>
        </w:rPr>
      </w:r>
      <w:proofErr w:type="gramEnd"/>
      <w:r w:rsidR="00F71E6B" w:rsidRPr="00A7059C">
        <w:rPr>
          <w:sz w:val="18"/>
          <w:szCs w:val="18"/>
        </w:rPr>
      </w:r>
      <w:r w:rsidR="00D93CE7" w:rsidRPr="00A7059C">
        <w:rPr>
          <w:sz w:val="18"/>
          <w:szCs w:val="18"/>
        </w:rPr>
      </w:r>
      <w:r w:rsidR="00BA0978" w:rsidRPr="00A7059C">
        <w:rPr>
          <w:sz w:val="18"/>
          <w:szCs w:val="18"/>
        </w:rPr>
      </w:r>
      <w:proofErr w:type="gramStart"/>
      <w:r w:rsidR="00BA0978" w:rsidRPr="00A7059C">
        <w:rPr>
          <w:sz w:val="18"/>
          <w:szCs w:val="18"/>
        </w:rPr>
      </w:r>
      <w:r>
        <w:rPr>
          <w:sz w:val="18"/>
          <w:szCs w:val="18"/>
        </w:rPr>
      </w:r>
      <w:proofErr w:type="gramEnd"/>
      <w:r w:rsidR="008345E8" w:rsidRPr="00A7059C">
        <w:rPr>
          <w:sz w:val="18"/>
          <w:szCs w:val="18"/>
        </w:rPr>
      </w:r>
      <w:r w:rsidR="00246462" w:rsidRPr="00A7059C">
        <w:rPr>
          <w:sz w:val="18"/>
          <w:szCs w:val="18"/>
        </w:rPr>
      </w:r>
      <w:r w:rsidR="006C00B2" w:rsidRPr="00A7059C">
        <w:rPr>
          <w:sz w:val="18"/>
          <w:szCs w:val="18"/>
        </w:rPr>
      </w:r>
      <w:r w:rsidR="008345E8" w:rsidRPr="00A7059C">
        <w:rPr>
          <w:sz w:val="18"/>
          <w:szCs w:val="18"/>
        </w:rPr>
      </w:r>
      <w:r w:rsidR="00940675">
        <w:rPr>
          <w:sz w:val="18"/>
          <w:szCs w:val="18"/>
        </w:rPr>
      </w:r>
      <w:proofErr w:type="gramStart"/>
      <w:r>
        <w:rPr>
          <w:sz w:val="18"/>
          <w:szCs w:val="18"/>
        </w:rPr>
      </w:r>
      <w:r w:rsidR="00F71E6B" w:rsidRPr="00A7059C">
        <w:rPr>
          <w:sz w:val="18"/>
          <w:szCs w:val="18"/>
        </w:rPr>
      </w:r>
      <w:proofErr w:type="gramEnd"/>
      <w:r w:rsidR="00F71E6B" w:rsidRPr="00A7059C">
        <w:rPr>
          <w:sz w:val="18"/>
          <w:szCs w:val="18"/>
        </w:rPr>
      </w:r>
      <w:r>
        <w:rPr>
          <w:b/>
          <w:bCs/>
          <w:sz w:val="18"/>
          <w:szCs w:val="18"/>
        </w:rPr>
      </w:r>
      <w:r w:rsidR="00F71E6B" w:rsidRPr="00A7059C">
        <w:rPr>
          <w:sz w:val="18"/>
          <w:szCs w:val="18"/>
        </w:rPr>
      </w:r>
    </w:p>
    <w:p w14:paraId="1C6578FB" w14:textId="77777777" w:rsidR="00DA3195" w:rsidRPr="00A7059C" w:rsidRDefault="00DA3195" w:rsidP="001214DA">
      <w:pPr>
        <w:widowControl w:val="0"/>
        <w:spacing w:line="276" w:lineRule="auto"/>
        <w:jc w:val="center"/>
        <w:rPr>
          <w:sz w:val="18"/>
          <w:szCs w:val="18"/>
        </w:rPr>
      </w:pPr>
    </w:p>
    <w:p w14:paraId="2C26A526" w14:textId="77777777" w:rsidR="00BC21C2" w:rsidRPr="00A7059C" w:rsidRDefault="00F71E6B">
      <w:pPr>
        <w:widowControl w:val="0"/>
        <w:spacing w:line="276" w:lineRule="auto"/>
        <w:rPr>
          <w:sz w:val="18"/>
          <w:szCs w:val="18"/>
        </w:rPr>
      </w:pPr>
      <w:proofErr w:type="gramStart"/>
      <w:r w:rsidRPr="00A7059C">
        <w:rPr>
          <w:sz w:val="18"/>
          <w:szCs w:val="18"/>
        </w:rPr>
        <w:t>en</w:t>
      </w:r>
      <w:proofErr w:type="gramEnd"/>
      <w:r w:rsidRPr="00A7059C">
        <w:rPr>
          <w:sz w:val="18"/>
          <w:szCs w:val="18"/>
        </w:rPr>
        <w:t>:</w:t>
      </w:r>
    </w:p>
    <w:p w14:paraId="33707778" w14:textId="77777777" w:rsidR="00A167EE" w:rsidRPr="00A7059C" w:rsidRDefault="00A167EE" w:rsidP="001214DA">
      <w:pPr>
        <w:widowControl w:val="0"/>
        <w:spacing w:line="276" w:lineRule="auto"/>
        <w:rPr>
          <w:rFonts w:eastAsia="KaiTi_GB2312"/>
          <w:b/>
          <w:noProof/>
          <w:sz w:val="18"/>
          <w:szCs w:val="18"/>
        </w:rPr>
      </w:pPr>
    </w:p>
    <w:p w14:paraId="1AF6F452" w14:textId="45AADE93" w:rsidR="00940675" w:rsidRPr="00940675" w:rsidRDefault="00572A43" w:rsidP="00940675">
      <w:pPr>
        <w:widowControl w:val="0"/>
        <w:spacing w:line="276" w:lineRule="auto"/>
        <w:rPr>
          <w:snapToGrid w:val="0"/>
          <w:spacing w:val="4"/>
          <w:sz w:val="18"/>
          <w:szCs w:val="18"/>
        </w:rPr>
      </w:pPr>
      <w:proofErr w:type="gramStart"/>
      <w:r>
        <w:rPr>
          <w:b/>
          <w:bCs/>
          <w:snapToGrid w:val="0"/>
          <w:spacing w:val="4"/>
          <w:sz w:val="18"/>
          <w:szCs w:val="18"/>
        </w:rPr>
        <w:t>[[IF CounterpartyKind=Company]]{{CounterpartyName}}, {{CounterpartyType}}, statutair gevestigd en kantoorhoudende te {{CounterpartyOffice}}, ingeschreven in het handelsregister van de Nederlandse Kamer van Koophandel onder nummer {{CounterpartyKvK}}, ten deze rechtsgeldig vertegenwoordigd door {{CounterpartySignatory}} ({{CounterpartyFunction}}) (hierna te noemen de “{{CounterpartyDesignation}}”)[[END]][[IF CounterpartyKind=Individual]]{{CounterpartyName}}, een natuurlijk persoon, wonende te {{CounterpartyOffice}} (hierna te noemen de “{{CounterpartyDesignation}}”)[[END]]</w:t>
      </w:r>
      <w:r w:rsidR="00940675" w:rsidRPr="00940675">
        <w:rPr>
          <w:b/>
          <w:bCs/>
          <w:snapToGrid w:val="0"/>
          <w:spacing w:val="4"/>
          <w:sz w:val="18"/>
          <w:szCs w:val="18"/>
        </w:rPr>
      </w:r>
      <w:proofErr w:type="gramEnd"/>
      <w:r w:rsidR="00D93CE7" w:rsidRPr="00940675">
        <w:rPr>
          <w:b/>
          <w:bCs/>
          <w:snapToGrid w:val="0"/>
          <w:spacing w:val="4"/>
          <w:sz w:val="18"/>
          <w:szCs w:val="18"/>
        </w:rPr>
      </w:r>
      <w:r w:rsidR="00D93CE7" w:rsidRPr="00A7059C">
        <w:rPr>
          <w:snapToGrid w:val="0"/>
          <w:spacing w:val="4"/>
          <w:sz w:val="18"/>
          <w:szCs w:val="18"/>
        </w:rPr>
      </w:r>
      <w:r w:rsidR="00940675">
        <w:rPr>
          <w:snapToGrid w:val="0"/>
          <w:spacing w:val="4"/>
          <w:sz w:val="18"/>
          <w:szCs w:val="18"/>
        </w:rPr>
      </w:r>
      <w:r w:rsidR="00D93CE7" w:rsidRPr="00A7059C">
        <w:rPr>
          <w:snapToGrid w:val="0"/>
          <w:spacing w:val="4"/>
          <w:sz w:val="18"/>
          <w:szCs w:val="18"/>
        </w:rPr>
      </w:r>
      <w:r w:rsidR="00940675">
        <w:rPr>
          <w:snapToGrid w:val="0"/>
          <w:spacing w:val="4"/>
          <w:sz w:val="18"/>
          <w:szCs w:val="18"/>
        </w:rPr>
      </w:r>
      <w:r w:rsidR="000F31A6" w:rsidRPr="00A7059C">
        <w:rPr>
          <w:snapToGrid w:val="0"/>
          <w:spacing w:val="4"/>
          <w:sz w:val="18"/>
          <w:szCs w:val="18"/>
        </w:rPr>
      </w:r>
      <w:r w:rsidR="00940675">
        <w:rPr>
          <w:snapToGrid w:val="0"/>
          <w:spacing w:val="4"/>
          <w:sz w:val="18"/>
          <w:szCs w:val="18"/>
        </w:rPr>
      </w:r>
      <w:r w:rsidR="000F31A6" w:rsidRPr="00A7059C">
        <w:rPr>
          <w:snapToGrid w:val="0"/>
          <w:spacing w:val="4"/>
          <w:sz w:val="18"/>
          <w:szCs w:val="18"/>
        </w:rPr>
      </w:r>
      <w:proofErr w:type="gramStart"/>
      <w:r w:rsidR="000F31A6" w:rsidRPr="00A7059C">
        <w:rPr>
          <w:snapToGrid w:val="0"/>
          <w:spacing w:val="4"/>
          <w:sz w:val="18"/>
          <w:szCs w:val="18"/>
        </w:rPr>
      </w:r>
      <w:r>
        <w:rPr>
          <w:snapToGrid w:val="0"/>
          <w:spacing w:val="4"/>
          <w:sz w:val="18"/>
          <w:szCs w:val="18"/>
        </w:rPr>
      </w:r>
      <w:proofErr w:type="gramEnd"/>
      <w:r w:rsidR="00F71E6B" w:rsidRPr="00A7059C">
        <w:rPr>
          <w:snapToGrid w:val="0"/>
          <w:spacing w:val="4"/>
          <w:sz w:val="18"/>
          <w:szCs w:val="18"/>
        </w:rPr>
      </w:r>
      <w:r w:rsidR="00D93CE7" w:rsidRPr="00A7059C">
        <w:rPr>
          <w:sz w:val="18"/>
          <w:szCs w:val="18"/>
        </w:rPr>
      </w:r>
      <w:r w:rsidR="00940675">
        <w:rPr>
          <w:sz w:val="18"/>
          <w:szCs w:val="18"/>
        </w:rPr>
      </w:r>
      <w:r w:rsidR="00517C11" w:rsidRPr="00A7059C">
        <w:rPr>
          <w:snapToGrid w:val="0"/>
          <w:spacing w:val="4"/>
          <w:sz w:val="18"/>
          <w:szCs w:val="18"/>
        </w:rPr>
      </w:r>
      <w:r>
        <w:rPr>
          <w:snapToGrid w:val="0"/>
          <w:spacing w:val="4"/>
          <w:sz w:val="18"/>
          <w:szCs w:val="18"/>
        </w:rPr>
      </w:r>
      <w:r w:rsidR="00F71E6B" w:rsidRPr="00A7059C">
        <w:rPr>
          <w:snapToGrid w:val="0"/>
          <w:spacing w:val="4"/>
          <w:sz w:val="18"/>
          <w:szCs w:val="18"/>
        </w:rPr>
      </w:r>
      <w:r w:rsidR="00246462" w:rsidRPr="00A7059C">
        <w:rPr>
          <w:snapToGrid w:val="0"/>
          <w:spacing w:val="4"/>
          <w:sz w:val="18"/>
          <w:szCs w:val="18"/>
        </w:rPr>
      </w:r>
      <w:r w:rsidR="00F71E6B" w:rsidRPr="00A7059C">
        <w:rPr>
          <w:snapToGrid w:val="0"/>
          <w:spacing w:val="4"/>
          <w:sz w:val="18"/>
          <w:szCs w:val="18"/>
        </w:rPr>
      </w:r>
      <w:r w:rsidR="00940675">
        <w:rPr>
          <w:snapToGrid w:val="0"/>
          <w:spacing w:val="4"/>
          <w:sz w:val="18"/>
          <w:szCs w:val="18"/>
        </w:rPr>
      </w:r>
      <w:r>
        <w:rPr>
          <w:b/>
          <w:bCs/>
          <w:snapToGrid w:val="0"/>
          <w:spacing w:val="4"/>
          <w:sz w:val="18"/>
          <w:szCs w:val="18"/>
        </w:rPr>
      </w:r>
      <w:r w:rsidR="00940675" w:rsidRPr="00940675">
        <w:rPr>
          <w:b/>
          <w:bCs/>
          <w:snapToGrid w:val="0"/>
          <w:spacing w:val="4"/>
          <w:sz w:val="18"/>
          <w:szCs w:val="18"/>
        </w:rPr>
      </w:r>
      <w:r w:rsidR="00940675">
        <w:rPr>
          <w:snapToGrid w:val="0"/>
          <w:spacing w:val="4"/>
          <w:sz w:val="18"/>
          <w:szCs w:val="18"/>
        </w:rPr>
      </w:r>
      <w:r w:rsidR="00940675" w:rsidRPr="00940675">
        <w:rPr>
          <w:snapToGrid w:val="0"/>
          <w:spacing w:val="4"/>
          <w:sz w:val="18"/>
          <w:szCs w:val="18"/>
        </w:rPr>
      </w:r>
      <w:r w:rsidR="00940675">
        <w:rPr>
          <w:snapToGrid w:val="0"/>
          <w:spacing w:val="4"/>
          <w:sz w:val="18"/>
          <w:szCs w:val="18"/>
        </w:rPr>
      </w:r>
      <w:r w:rsidR="00940675" w:rsidRPr="00940675">
        <w:rPr>
          <w:snapToGrid w:val="0"/>
          <w:spacing w:val="4"/>
          <w:sz w:val="18"/>
          <w:szCs w:val="18"/>
        </w:rPr>
      </w:r>
      <w:r>
        <w:rPr>
          <w:snapToGrid w:val="0"/>
          <w:spacing w:val="4"/>
          <w:sz w:val="18"/>
          <w:szCs w:val="18"/>
        </w:rPr>
      </w:r>
      <w:r w:rsidR="00940675" w:rsidRPr="00940675">
        <w:rPr>
          <w:snapToGrid w:val="0"/>
          <w:spacing w:val="4"/>
          <w:sz w:val="18"/>
          <w:szCs w:val="18"/>
        </w:rPr>
      </w:r>
      <w:r>
        <w:rPr>
          <w:snapToGrid w:val="0"/>
          <w:spacing w:val="4"/>
          <w:sz w:val="18"/>
          <w:szCs w:val="18"/>
        </w:rPr>
      </w:r>
      <w:r w:rsidR="00940675" w:rsidRPr="00940675">
        <w:rPr>
          <w:snapToGrid w:val="0"/>
          <w:spacing w:val="4"/>
          <w:sz w:val="18"/>
          <w:szCs w:val="18"/>
        </w:rPr>
      </w:r>
    </w:p>
    <w:p w14:paraId="21DCC549" w14:textId="00B5A2BF" w:rsidR="00940675" w:rsidRPr="00940675" w:rsidRDefault="00572A43" w:rsidP="00940675">
      <w:pPr>
        <w:widowControl w:val="0"/>
        <w:spacing w:line="276" w:lineRule="auto"/>
        <w:rPr>
          <w:snapToGrid w:val="0"/>
          <w:spacing w:val="4"/>
          <w:sz w:val="18"/>
          <w:szCs w:val="18"/>
        </w:rPr>
      </w:pPr>
      <w:proofErr w:type="gramStart"/>
      <w:r>
        <w:rPr>
          <w:b/>
          <w:bCs/>
          <w:snapToGrid w:val="0"/>
          <w:spacing w:val="4"/>
          <w:sz w:val="18"/>
          <w:szCs w:val="18"/>
        </w:rPr>
        <w:t>[[REMOVE]]</w:t>
      </w:r>
      <w:r w:rsidR="00940675" w:rsidRPr="00940675">
        <w:rPr>
          <w:b/>
          <w:bCs/>
          <w:snapToGrid w:val="0"/>
          <w:spacing w:val="4"/>
          <w:sz w:val="18"/>
          <w:szCs w:val="18"/>
        </w:rPr>
      </w:r>
      <w:proofErr w:type="gramEnd"/>
      <w:r w:rsidR="00940675">
        <w:rPr>
          <w:snapToGrid w:val="0"/>
          <w:spacing w:val="4"/>
          <w:sz w:val="18"/>
          <w:szCs w:val="18"/>
        </w:rPr>
      </w:r>
      <w:r w:rsidR="00940675" w:rsidRPr="00940675">
        <w:rPr>
          <w:snapToGrid w:val="0"/>
          <w:spacing w:val="4"/>
          <w:sz w:val="18"/>
          <w:szCs w:val="18"/>
        </w:rPr>
      </w:r>
      <w:r w:rsidR="00940675">
        <w:rPr>
          <w:snapToGrid w:val="0"/>
          <w:spacing w:val="4"/>
          <w:sz w:val="18"/>
          <w:szCs w:val="18"/>
        </w:rPr>
      </w:r>
      <w:r w:rsidR="00940675" w:rsidRPr="00940675">
        <w:rPr>
          <w:snapToGrid w:val="0"/>
          <w:spacing w:val="4"/>
          <w:sz w:val="18"/>
          <w:szCs w:val="18"/>
        </w:rPr>
      </w:r>
      <w:r>
        <w:rPr>
          <w:snapToGrid w:val="0"/>
          <w:spacing w:val="4"/>
          <w:sz w:val="18"/>
          <w:szCs w:val="18"/>
        </w:rPr>
      </w:r>
      <w:r w:rsidR="00940675" w:rsidRPr="00940675">
        <w:rPr>
          <w:snapToGrid w:val="0"/>
          <w:spacing w:val="4"/>
          <w:sz w:val="18"/>
          <w:szCs w:val="18"/>
        </w:rPr>
      </w:r>
      <w:r>
        <w:rPr>
          <w:snapToGrid w:val="0"/>
          <w:spacing w:val="4"/>
          <w:sz w:val="18"/>
          <w:szCs w:val="18"/>
        </w:rPr>
      </w:r>
      <w:r w:rsidR="00940675" w:rsidRPr="00940675">
        <w:rPr>
          <w:snapToGrid w:val="0"/>
          <w:spacing w:val="4"/>
          <w:sz w:val="18"/>
          <w:szCs w:val="18"/>
        </w:rPr>
      </w:r>
      <w:r>
        <w:rPr>
          <w:snapToGrid w:val="0"/>
          <w:spacing w:val="4"/>
          <w:sz w:val="18"/>
          <w:szCs w:val="18"/>
        </w:rPr>
      </w:r>
      <w:r w:rsidR="00940675" w:rsidRPr="00940675">
        <w:rPr>
          <w:snapToGrid w:val="0"/>
          <w:spacing w:val="4"/>
          <w:sz w:val="18"/>
          <w:szCs w:val="18"/>
        </w:rPr>
      </w:r>
      <w:r w:rsidR="00940675" w:rsidRPr="00940675">
        <w:rPr>
          <w:b/>
          <w:bCs/>
          <w:snapToGrid w:val="0"/>
          <w:spacing w:val="4"/>
          <w:sz w:val="18"/>
          <w:szCs w:val="18"/>
        </w:rPr>
      </w:r>
      <w:r w:rsidR="00940675" w:rsidRPr="00940675">
        <w:rPr>
          <w:snapToGrid w:val="0"/>
          <w:spacing w:val="4"/>
          <w:sz w:val="18"/>
          <w:szCs w:val="18"/>
        </w:rPr>
      </w:r>
    </w:p>
    <w:p w14:paraId="619A76CC" w14:textId="2D8935D2" w:rsidR="00BC21C2" w:rsidRPr="00940675" w:rsidRDefault="00BC21C2" w:rsidP="00940675">
      <w:pPr>
        <w:widowControl w:val="0"/>
        <w:spacing w:line="276" w:lineRule="auto"/>
        <w:rPr>
          <w:snapToGrid w:val="0"/>
          <w:spacing w:val="4"/>
          <w:sz w:val="18"/>
          <w:szCs w:val="18"/>
        </w:rPr>
      </w:pPr>
    </w:p>
    <w:p w14:paraId="7DCC61B2" w14:textId="05B14FAD" w:rsidR="00BC21C2" w:rsidRPr="00A7059C" w:rsidRDefault="00572A43">
      <w:pPr>
        <w:pStyle w:val="NummeringPartijen"/>
        <w:widowControl w:val="0"/>
        <w:spacing w:line="276" w:lineRule="auto"/>
        <w:ind w:left="0" w:firstLine="0"/>
        <w:rPr>
          <w:sz w:val="18"/>
          <w:szCs w:val="18"/>
        </w:rPr>
      </w:pPr>
      <w:r>
        <w:rPr>
          <w:sz w:val="18"/>
          <w:szCs w:val="18"/>
        </w:rPr>
        <w:t>HEMA en {{CounterpartyDesignation}} worden hierna tevens gezamenlijk aangeduid als “Partijen” en ieder afzonderlijk als “Partij”.</w:t>
      </w:r>
      <w:r w:rsidR="00F71E6B" w:rsidRPr="00A7059C">
        <w:rPr>
          <w:sz w:val="18"/>
          <w:szCs w:val="18"/>
        </w:rPr>
      </w:r>
      <w:r w:rsidR="00D93CE7" w:rsidRPr="00A7059C">
        <w:rPr>
          <w:sz w:val="18"/>
          <w:szCs w:val="18"/>
        </w:rPr>
      </w:r>
      <w:r w:rsidR="00F71E6B" w:rsidRPr="00A7059C">
        <w:rPr>
          <w:sz w:val="18"/>
          <w:szCs w:val="18"/>
        </w:rPr>
      </w:r>
      <w:proofErr w:type="gramStart"/>
      <w:r w:rsidR="00574FC3" w:rsidRPr="00A7059C">
        <w:rPr>
          <w:sz w:val="18"/>
          <w:szCs w:val="18"/>
        </w:rPr>
      </w:r>
      <w:proofErr w:type="gramEnd"/>
      <w:r w:rsidR="00574FC3" w:rsidRPr="00A7059C">
        <w:rPr>
          <w:sz w:val="18"/>
          <w:szCs w:val="18"/>
        </w:rPr>
      </w:r>
      <w:r w:rsidR="00F71E6B" w:rsidRPr="00A7059C">
        <w:rPr>
          <w:sz w:val="18"/>
          <w:szCs w:val="18"/>
        </w:rPr>
      </w:r>
      <w:r w:rsidR="00F71E6B" w:rsidRPr="00A7059C">
        <w:rPr>
          <w:b/>
          <w:bCs/>
          <w:sz w:val="18"/>
          <w:szCs w:val="18"/>
        </w:rPr>
      </w:r>
      <w:r w:rsidR="00F71E6B" w:rsidRPr="00A7059C">
        <w:rPr>
          <w:sz w:val="18"/>
          <w:szCs w:val="18"/>
        </w:rPr>
      </w:r>
      <w:r w:rsidR="00CA4F08" w:rsidRPr="00A7059C">
        <w:rPr>
          <w:sz w:val="18"/>
          <w:szCs w:val="18"/>
        </w:rPr>
      </w:r>
      <w:r w:rsidR="00F71E6B" w:rsidRPr="00A7059C">
        <w:rPr>
          <w:sz w:val="18"/>
          <w:szCs w:val="18"/>
        </w:rPr>
      </w:r>
      <w:r w:rsidR="00F71E6B" w:rsidRPr="00A7059C">
        <w:rPr>
          <w:b/>
          <w:bCs/>
          <w:sz w:val="18"/>
          <w:szCs w:val="18"/>
        </w:rPr>
      </w:r>
      <w:r w:rsidR="00F71E6B" w:rsidRPr="00A7059C">
        <w:rPr>
          <w:sz w:val="18"/>
          <w:szCs w:val="18"/>
        </w:rPr>
      </w:r>
    </w:p>
    <w:p w14:paraId="73BF282E" w14:textId="13322DFD" w:rsidR="00AE6EA5" w:rsidRPr="00A7059C" w:rsidRDefault="00AE6EA5" w:rsidP="001214DA">
      <w:pPr>
        <w:widowControl w:val="0"/>
        <w:spacing w:line="276" w:lineRule="auto"/>
        <w:rPr>
          <w:sz w:val="18"/>
          <w:szCs w:val="18"/>
        </w:rPr>
      </w:pPr>
    </w:p>
    <w:p w14:paraId="24CCF7F4" w14:textId="20F38385" w:rsidR="00BC21C2" w:rsidRPr="00A7059C" w:rsidRDefault="00F71E6B">
      <w:pPr>
        <w:widowControl w:val="0"/>
        <w:numPr>
          <w:ilvl w:val="1"/>
          <w:numId w:val="10"/>
        </w:numPr>
        <w:autoSpaceDE/>
        <w:autoSpaceDN/>
        <w:spacing w:after="240" w:line="276" w:lineRule="auto"/>
        <w:jc w:val="both"/>
        <w:rPr>
          <w:sz w:val="18"/>
          <w:szCs w:val="18"/>
          <w:lang w:eastAsia="en-GB"/>
        </w:rPr>
      </w:pPr>
      <w:r w:rsidRPr="00A7059C">
        <w:rPr>
          <w:b/>
          <w:sz w:val="18"/>
          <w:szCs w:val="18"/>
          <w:lang w:eastAsia="en-GB"/>
        </w:rPr>
        <w:t xml:space="preserve">PARTIJEN </w:t>
      </w:r>
      <w:r w:rsidR="00BA091C" w:rsidRPr="00A7059C">
        <w:rPr>
          <w:b/>
          <w:sz w:val="18"/>
          <w:szCs w:val="18"/>
          <w:lang w:eastAsia="en-GB"/>
        </w:rPr>
        <w:t xml:space="preserve">KOMEN HIERBIJ </w:t>
      </w:r>
      <w:r w:rsidR="00C14F9F" w:rsidRPr="00A7059C">
        <w:rPr>
          <w:b/>
          <w:sz w:val="18"/>
          <w:szCs w:val="18"/>
          <w:lang w:eastAsia="en-GB"/>
        </w:rPr>
        <w:t>ALS VOLGT OVEREEN</w:t>
      </w:r>
      <w:r w:rsidRPr="00A7059C">
        <w:rPr>
          <w:sz w:val="18"/>
          <w:szCs w:val="18"/>
          <w:lang w:eastAsia="en-GB"/>
        </w:rPr>
        <w:t>:</w:t>
      </w:r>
    </w:p>
    <w:p w14:paraId="66512314" w14:textId="77777777" w:rsidR="00BC21C2" w:rsidRPr="00A7059C" w:rsidRDefault="00F71E6B">
      <w:pPr>
        <w:widowControl w:val="0"/>
        <w:numPr>
          <w:ilvl w:val="3"/>
          <w:numId w:val="9"/>
        </w:numPr>
        <w:autoSpaceDE/>
        <w:autoSpaceDN/>
        <w:spacing w:before="240" w:after="240" w:line="276" w:lineRule="auto"/>
        <w:jc w:val="both"/>
        <w:outlineLvl w:val="0"/>
        <w:rPr>
          <w:b/>
          <w:caps/>
          <w:sz w:val="18"/>
          <w:szCs w:val="18"/>
          <w:lang w:val="en-GB" w:eastAsia="en-GB"/>
        </w:rPr>
      </w:pPr>
      <w:bookmarkStart w:id="0" w:name="1478"/>
      <w:bookmarkEnd w:id="0"/>
      <w:r w:rsidRPr="00A7059C">
        <w:rPr>
          <w:b/>
          <w:caps/>
          <w:sz w:val="18"/>
          <w:szCs w:val="18"/>
          <w:lang w:val="en-GB" w:eastAsia="en-GB"/>
        </w:rPr>
        <w:t>Definities</w:t>
      </w:r>
    </w:p>
    <w:p w14:paraId="51BBB57E" w14:textId="77777777" w:rsidR="00BC21C2" w:rsidRDefault="00F71E6B">
      <w:pPr>
        <w:widowControl w:val="0"/>
        <w:numPr>
          <w:ilvl w:val="3"/>
          <w:numId w:val="11"/>
        </w:numPr>
        <w:autoSpaceDE/>
        <w:autoSpaceDN/>
        <w:spacing w:after="240" w:line="276" w:lineRule="auto"/>
        <w:jc w:val="both"/>
        <w:rPr>
          <w:ins w:id="1" w:author="HEMA Legal" w:date="2026-06-01T11:05:00Z" w16du:dateUtc="2026-06-01T09:05:00Z"/>
          <w:sz w:val="18"/>
          <w:szCs w:val="18"/>
          <w:lang w:val="en-GB" w:eastAsia="en-GB"/>
        </w:rPr>
      </w:pPr>
      <w:bookmarkStart w:id="2" w:name="1482"/>
      <w:bookmarkEnd w:id="2"/>
      <w:r w:rsidRPr="00A7059C">
        <w:rPr>
          <w:sz w:val="18"/>
          <w:szCs w:val="18"/>
          <w:lang w:val="en-GB" w:eastAsia="en-GB"/>
        </w:rPr>
        <w:t xml:space="preserve">In </w:t>
      </w:r>
      <w:proofErr w:type="spellStart"/>
      <w:r w:rsidRPr="00A7059C">
        <w:rPr>
          <w:sz w:val="18"/>
          <w:szCs w:val="18"/>
          <w:lang w:val="en-GB" w:eastAsia="en-GB"/>
        </w:rPr>
        <w:t>deze</w:t>
      </w:r>
      <w:proofErr w:type="spellEnd"/>
      <w:r w:rsidRPr="00A7059C">
        <w:rPr>
          <w:sz w:val="18"/>
          <w:szCs w:val="18"/>
          <w:lang w:val="en-GB" w:eastAsia="en-GB"/>
        </w:rPr>
        <w:t xml:space="preserve"> </w:t>
      </w:r>
      <w:proofErr w:type="spellStart"/>
      <w:r w:rsidRPr="00A7059C">
        <w:rPr>
          <w:sz w:val="18"/>
          <w:szCs w:val="18"/>
          <w:lang w:val="en-GB" w:eastAsia="en-GB"/>
        </w:rPr>
        <w:t>Overeenkomst</w:t>
      </w:r>
      <w:proofErr w:type="spellEnd"/>
      <w:r w:rsidRPr="00A7059C">
        <w:rPr>
          <w:sz w:val="18"/>
          <w:szCs w:val="18"/>
          <w:lang w:val="en-GB" w:eastAsia="en-GB"/>
        </w:rPr>
        <w:t>:</w:t>
      </w:r>
    </w:p>
    <w:p w14:paraId="081EF0E3" w14:textId="47630A40" w:rsidR="00372C6F" w:rsidRPr="000F5425" w:rsidRDefault="000F5425">
      <w:pPr>
        <w:widowControl w:val="0"/>
        <w:numPr>
          <w:ilvl w:val="4"/>
          <w:numId w:val="11"/>
        </w:numPr>
        <w:tabs>
          <w:tab w:val="left" w:pos="3402"/>
          <w:tab w:val="left" w:pos="3969"/>
          <w:tab w:val="left" w:pos="4536"/>
        </w:tabs>
        <w:autoSpaceDE/>
        <w:autoSpaceDN/>
        <w:spacing w:after="240" w:line="276" w:lineRule="auto"/>
        <w:jc w:val="both"/>
        <w:rPr>
          <w:ins w:id="3" w:author="HEMA Legal" w:date="2026-06-01T11:02:00Z" w16du:dateUtc="2026-06-01T09:02:00Z"/>
          <w:sz w:val="18"/>
          <w:szCs w:val="18"/>
          <w:rPrChange w:id="4" w:author="HEMA Legal" w:date="2026-06-01T11:06:00Z" w16du:dateUtc="2026-06-01T09:06:00Z">
            <w:rPr>
              <w:ins w:id="5" w:author="HEMA Legal" w:date="2026-06-01T11:02:00Z" w16du:dateUtc="2026-06-01T09:02:00Z"/>
              <w:rFonts w:ascii="Arial" w:hAnsi="Arial" w:cs="Arial"/>
              <w:b/>
              <w:sz w:val="18"/>
              <w:szCs w:val="18"/>
              <w:lang w:val="nl-NL"/>
            </w:rPr>
          </w:rPrChange>
        </w:rPr>
        <w:pPrChange w:id="6" w:author="HEMA Legal" w:date="2026-06-01T11:06:00Z" w16du:dateUtc="2026-06-01T09:06:00Z">
          <w:pPr>
            <w:pStyle w:val="WWDefinition"/>
          </w:pPr>
        </w:pPrChange>
      </w:pPr>
      <w:ins w:id="7" w:author="HEMA Legal" w:date="2026-06-01T11:05:00Z" w16du:dateUtc="2026-06-01T09:05:00Z">
        <w:r w:rsidRPr="00572A43">
          <w:rPr>
            <w:b/>
            <w:bCs/>
            <w:sz w:val="18"/>
            <w:szCs w:val="18"/>
            <w:lang w:eastAsia="en-GB"/>
            <w:rPrChange w:id="8" w:author="HEMA Legal" w:date="2026-06-01T11:06:00Z" w16du:dateUtc="2026-06-01T09:06:00Z">
              <w:rPr>
                <w:sz w:val="18"/>
                <w:szCs w:val="18"/>
              </w:rPr>
            </w:rPrChange>
          </w:rPr>
          <w:t>Groepsmaatschappij</w:t>
        </w:r>
        <w:r w:rsidRPr="00572A43">
          <w:rPr>
            <w:b/>
            <w:bCs/>
            <w:sz w:val="18"/>
            <w:szCs w:val="18"/>
            <w:lang w:eastAsia="en-GB"/>
          </w:rPr>
          <w:tab/>
        </w:r>
      </w:ins>
      <w:bookmarkStart w:id="9" w:name="3267"/>
      <w:bookmarkEnd w:id="9"/>
      <w:r w:rsidR="00E912B9" w:rsidRPr="000F5425">
        <w:rPr>
          <w:sz w:val="18"/>
          <w:szCs w:val="18"/>
          <w:lang w:eastAsia="en-GB"/>
          <w:rPrChange w:id="10" w:author="HEMA Legal" w:date="2026-06-01T11:06:00Z" w16du:dateUtc="2026-06-01T09:06:00Z">
            <w:rPr>
              <w:sz w:val="18"/>
              <w:szCs w:val="18"/>
            </w:rPr>
          </w:rPrChange>
        </w:rPr>
        <w:t>houdt in</w:t>
      </w:r>
      <w:r w:rsidR="00A3679C" w:rsidRPr="000F5425">
        <w:rPr>
          <w:sz w:val="18"/>
          <w:szCs w:val="18"/>
          <w:lang w:eastAsia="en-GB"/>
          <w:rPrChange w:id="11" w:author="HEMA Legal" w:date="2026-06-01T11:06:00Z" w16du:dateUtc="2026-06-01T09:06:00Z">
            <w:rPr>
              <w:sz w:val="18"/>
              <w:szCs w:val="18"/>
            </w:rPr>
          </w:rPrChange>
        </w:rPr>
        <w:t>,</w:t>
      </w:r>
      <w:r w:rsidR="00E912B9" w:rsidRPr="000F5425">
        <w:rPr>
          <w:sz w:val="18"/>
          <w:szCs w:val="18"/>
          <w:lang w:eastAsia="en-GB"/>
          <w:rPrChange w:id="12" w:author="HEMA Legal" w:date="2026-06-01T11:06:00Z" w16du:dateUtc="2026-06-01T09:06:00Z">
            <w:rPr>
              <w:sz w:val="18"/>
              <w:szCs w:val="18"/>
            </w:rPr>
          </w:rPrChange>
        </w:rPr>
        <w:t xml:space="preserve"> </w:t>
      </w:r>
      <w:r w:rsidR="00F71E6B" w:rsidRPr="000F5425">
        <w:rPr>
          <w:sz w:val="18"/>
          <w:szCs w:val="18"/>
          <w:lang w:eastAsia="en-GB"/>
          <w:rPrChange w:id="13" w:author="HEMA Legal" w:date="2026-06-01T11:06:00Z" w16du:dateUtc="2026-06-01T09:06:00Z">
            <w:rPr>
              <w:sz w:val="18"/>
              <w:szCs w:val="18"/>
            </w:rPr>
          </w:rPrChange>
        </w:rPr>
        <w:t xml:space="preserve">met betrekking tot een persoon, </w:t>
      </w:r>
      <w:r w:rsidR="00C14F9F" w:rsidRPr="000F5425">
        <w:rPr>
          <w:sz w:val="18"/>
          <w:szCs w:val="18"/>
          <w:lang w:eastAsia="en-GB"/>
          <w:rPrChange w:id="14" w:author="HEMA Legal" w:date="2026-06-01T11:06:00Z" w16du:dateUtc="2026-06-01T09:06:00Z">
            <w:rPr>
              <w:sz w:val="18"/>
              <w:szCs w:val="18"/>
            </w:rPr>
          </w:rPrChange>
        </w:rPr>
        <w:t>een</w:t>
      </w:r>
      <w:r w:rsidR="00F71E6B" w:rsidRPr="000F5425">
        <w:rPr>
          <w:sz w:val="18"/>
          <w:szCs w:val="18"/>
          <w:lang w:eastAsia="en-GB"/>
          <w:rPrChange w:id="15" w:author="HEMA Legal" w:date="2026-06-01T11:06:00Z" w16du:dateUtc="2026-06-01T09:06:00Z">
            <w:rPr>
              <w:sz w:val="18"/>
              <w:szCs w:val="18"/>
            </w:rPr>
          </w:rPrChange>
        </w:rPr>
        <w:t xml:space="preserve"> vennootschap of andere entiteit, al dan niet een rechtspersoon, die </w:t>
      </w:r>
      <w:r w:rsidR="00787FD1" w:rsidRPr="000F5425">
        <w:rPr>
          <w:sz w:val="18"/>
          <w:szCs w:val="18"/>
          <w:lang w:eastAsia="en-GB"/>
          <w:rPrChange w:id="16" w:author="HEMA Legal" w:date="2026-06-01T11:06:00Z" w16du:dateUtc="2026-06-01T09:06:00Z">
            <w:rPr>
              <w:sz w:val="18"/>
              <w:szCs w:val="18"/>
            </w:rPr>
          </w:rPrChange>
        </w:rPr>
        <w:t>direct</w:t>
      </w:r>
      <w:r w:rsidR="00F71E6B" w:rsidRPr="000F5425">
        <w:rPr>
          <w:sz w:val="18"/>
          <w:szCs w:val="18"/>
          <w:lang w:eastAsia="en-GB"/>
          <w:rPrChange w:id="17" w:author="HEMA Legal" w:date="2026-06-01T11:06:00Z" w16du:dateUtc="2026-06-01T09:06:00Z">
            <w:rPr>
              <w:sz w:val="18"/>
              <w:szCs w:val="18"/>
            </w:rPr>
          </w:rPrChange>
        </w:rPr>
        <w:t xml:space="preserve"> </w:t>
      </w:r>
      <w:r w:rsidR="00B5630E" w:rsidRPr="000F5425">
        <w:rPr>
          <w:sz w:val="18"/>
          <w:szCs w:val="18"/>
          <w:lang w:eastAsia="en-GB"/>
          <w:rPrChange w:id="18" w:author="HEMA Legal" w:date="2026-06-01T11:06:00Z" w16du:dateUtc="2026-06-01T09:06:00Z">
            <w:rPr>
              <w:sz w:val="18"/>
              <w:szCs w:val="18"/>
            </w:rPr>
          </w:rPrChange>
        </w:rPr>
        <w:t xml:space="preserve">dan wel indirect </w:t>
      </w:r>
      <w:r w:rsidR="00F71E6B" w:rsidRPr="000F5425">
        <w:rPr>
          <w:sz w:val="18"/>
          <w:szCs w:val="18"/>
          <w:lang w:eastAsia="en-GB"/>
          <w:rPrChange w:id="19" w:author="HEMA Legal" w:date="2026-06-01T11:06:00Z" w16du:dateUtc="2026-06-01T09:06:00Z">
            <w:rPr>
              <w:sz w:val="18"/>
              <w:szCs w:val="18"/>
            </w:rPr>
          </w:rPrChange>
        </w:rPr>
        <w:t>zeggenschap uitoefent over, onder zeggenschap staat van of onder gezamenlijke zeggenschap staat met die persoon</w:t>
      </w:r>
      <w:ins w:id="20" w:author="HEMA Legal" w:date="2026-06-01T11:01:00Z" w16du:dateUtc="2026-06-01T09:01:00Z">
        <w:r w:rsidR="00372C6F" w:rsidRPr="000F5425">
          <w:rPr>
            <w:sz w:val="18"/>
            <w:szCs w:val="18"/>
            <w:lang w:eastAsia="en-GB"/>
            <w:rPrChange w:id="21" w:author="HEMA Legal" w:date="2026-06-01T11:06:00Z" w16du:dateUtc="2026-06-01T09:06:00Z">
              <w:rPr>
                <w:sz w:val="18"/>
                <w:szCs w:val="18"/>
              </w:rPr>
            </w:rPrChange>
          </w:rPr>
          <w:t>, vennootschap of andere entiteit</w:t>
        </w:r>
      </w:ins>
      <w:ins w:id="22" w:author="HEMA Legal" w:date="2026-06-01T11:00:00Z" w16du:dateUtc="2026-06-01T09:00:00Z">
        <w:r w:rsidR="00372C6F" w:rsidRPr="000F5425">
          <w:rPr>
            <w:sz w:val="18"/>
            <w:szCs w:val="18"/>
            <w:lang w:eastAsia="en-GB"/>
            <w:rPrChange w:id="23" w:author="HEMA Legal" w:date="2026-06-01T11:06:00Z" w16du:dateUtc="2026-06-01T09:06:00Z">
              <w:rPr>
                <w:sz w:val="18"/>
                <w:szCs w:val="18"/>
              </w:rPr>
            </w:rPrChange>
          </w:rPr>
          <w:t xml:space="preserve"> of direct of indirect onder gemeenschappelijke zeggenschap staat met die </w:t>
        </w:r>
      </w:ins>
      <w:ins w:id="24" w:author="HEMA Legal" w:date="2026-06-01T11:01:00Z" w16du:dateUtc="2026-06-01T09:01:00Z">
        <w:r w:rsidR="00372C6F" w:rsidRPr="000F5425">
          <w:rPr>
            <w:sz w:val="18"/>
            <w:szCs w:val="18"/>
            <w:lang w:eastAsia="en-GB"/>
            <w:rPrChange w:id="25" w:author="HEMA Legal" w:date="2026-06-01T11:06:00Z" w16du:dateUtc="2026-06-01T09:06:00Z">
              <w:rPr>
                <w:sz w:val="18"/>
                <w:szCs w:val="18"/>
              </w:rPr>
            </w:rPrChange>
          </w:rPr>
          <w:t>persoon, vennootschap of andere entiteit</w:t>
        </w:r>
      </w:ins>
      <w:ins w:id="26" w:author="HEMA Legal" w:date="2026-06-01T11:04:00Z" w16du:dateUtc="2026-06-01T09:04:00Z">
        <w:r w:rsidRPr="000F5425">
          <w:rPr>
            <w:sz w:val="18"/>
            <w:szCs w:val="18"/>
            <w:lang w:eastAsia="en-GB"/>
            <w:rPrChange w:id="27" w:author="HEMA Legal" w:date="2026-06-01T11:06:00Z" w16du:dateUtc="2026-06-01T09:06:00Z">
              <w:rPr>
                <w:sz w:val="18"/>
                <w:szCs w:val="18"/>
              </w:rPr>
            </w:rPrChange>
          </w:rPr>
          <w:t xml:space="preserve"> ongeacht het land van oprichting of vestiging</w:t>
        </w:r>
      </w:ins>
      <w:r w:rsidR="00F71E6B" w:rsidRPr="000F5425">
        <w:rPr>
          <w:sz w:val="18"/>
          <w:szCs w:val="18"/>
          <w:lang w:eastAsia="en-GB"/>
          <w:rPrChange w:id="28" w:author="HEMA Legal" w:date="2026-06-01T11:06:00Z" w16du:dateUtc="2026-06-01T09:06:00Z">
            <w:rPr>
              <w:sz w:val="18"/>
              <w:szCs w:val="18"/>
            </w:rPr>
          </w:rPrChange>
        </w:rPr>
        <w:t xml:space="preserve">. In dit verband </w:t>
      </w:r>
      <w:del w:id="29" w:author="HEMA Legal" w:date="2026-06-01T11:01:00Z" w16du:dateUtc="2026-06-01T09:01:00Z">
        <w:r w:rsidR="00F71E6B" w:rsidRPr="000F5425" w:rsidDel="00372C6F">
          <w:rPr>
            <w:sz w:val="18"/>
            <w:szCs w:val="18"/>
            <w:lang w:eastAsia="en-GB"/>
            <w:rPrChange w:id="30" w:author="HEMA Legal" w:date="2026-06-01T11:06:00Z" w16du:dateUtc="2026-06-01T09:06:00Z">
              <w:rPr>
                <w:sz w:val="18"/>
                <w:szCs w:val="18"/>
              </w:rPr>
            </w:rPrChange>
          </w:rPr>
          <w:delText>wordt een persoon geacht</w:delText>
        </w:r>
      </w:del>
      <w:ins w:id="31" w:author="HEMA Legal" w:date="2026-06-01T11:01:00Z" w16du:dateUtc="2026-06-01T09:01:00Z">
        <w:r w:rsidR="00372C6F" w:rsidRPr="000F5425">
          <w:rPr>
            <w:sz w:val="18"/>
            <w:szCs w:val="18"/>
            <w:lang w:eastAsia="en-GB"/>
            <w:rPrChange w:id="32" w:author="HEMA Legal" w:date="2026-06-01T11:06:00Z" w16du:dateUtc="2026-06-01T09:06:00Z">
              <w:rPr>
                <w:sz w:val="18"/>
                <w:szCs w:val="18"/>
              </w:rPr>
            </w:rPrChange>
          </w:rPr>
          <w:t>betekent</w:t>
        </w:r>
      </w:ins>
      <w:r w:rsidR="00F71E6B" w:rsidRPr="000F5425">
        <w:rPr>
          <w:sz w:val="18"/>
          <w:szCs w:val="18"/>
          <w:lang w:eastAsia="en-GB"/>
          <w:rPrChange w:id="33" w:author="HEMA Legal" w:date="2026-06-01T11:06:00Z" w16du:dateUtc="2026-06-01T09:06:00Z">
            <w:rPr>
              <w:sz w:val="18"/>
              <w:szCs w:val="18"/>
            </w:rPr>
          </w:rPrChange>
        </w:rPr>
        <w:t xml:space="preserve"> </w:t>
      </w:r>
      <w:r w:rsidR="00F71E6B" w:rsidRPr="000F5425">
        <w:rPr>
          <w:sz w:val="18"/>
          <w:szCs w:val="18"/>
          <w:lang w:eastAsia="en-GB"/>
          <w:rPrChange w:id="34" w:author="HEMA Legal" w:date="2026-06-01T11:06:00Z" w16du:dateUtc="2026-06-01T09:06:00Z">
            <w:rPr>
              <w:b/>
              <w:sz w:val="18"/>
              <w:szCs w:val="18"/>
            </w:rPr>
          </w:rPrChange>
        </w:rPr>
        <w:t>zeggenschap</w:t>
      </w:r>
      <w:ins w:id="35" w:author="HEMA Legal" w:date="2026-06-01T11:03:00Z" w16du:dateUtc="2026-06-01T09:03:00Z">
        <w:r w:rsidRPr="000F5425">
          <w:rPr>
            <w:sz w:val="18"/>
            <w:szCs w:val="18"/>
            <w:lang w:eastAsia="en-GB"/>
            <w:rPrChange w:id="36" w:author="HEMA Legal" w:date="2026-06-01T11:06:00Z" w16du:dateUtc="2026-06-01T09:06:00Z">
              <w:rPr>
                <w:b/>
                <w:sz w:val="18"/>
                <w:szCs w:val="18"/>
              </w:rPr>
            </w:rPrChange>
          </w:rPr>
          <w:t xml:space="preserve"> </w:t>
        </w:r>
      </w:ins>
      <w:ins w:id="37" w:author="HEMA Legal" w:date="2026-06-01T11:02:00Z" w16du:dateUtc="2026-06-01T09:02:00Z">
        <w:r w:rsidR="00372C6F" w:rsidRPr="000F5425">
          <w:rPr>
            <w:sz w:val="18"/>
            <w:szCs w:val="18"/>
            <w:lang w:eastAsia="en-GB"/>
            <w:rPrChange w:id="38" w:author="HEMA Legal" w:date="2026-06-01T11:06:00Z" w16du:dateUtc="2026-06-01T09:06:00Z">
              <w:rPr>
                <w:b/>
                <w:sz w:val="18"/>
                <w:szCs w:val="18"/>
              </w:rPr>
            </w:rPrChange>
          </w:rPr>
          <w:t>het direct of indirect beschikken over de bevoegdheid om het bestuur en/of het beleid van een entiteit te bepalen, hetzij:</w:t>
        </w:r>
      </w:ins>
    </w:p>
    <w:p w14:paraId="260BD86F" w14:textId="77777777" w:rsidR="00372C6F" w:rsidRPr="00372C6F" w:rsidRDefault="00372C6F">
      <w:pPr>
        <w:pStyle w:val="WWDefinition"/>
        <w:numPr>
          <w:ilvl w:val="0"/>
          <w:numId w:val="15"/>
        </w:numPr>
        <w:ind w:left="3762"/>
        <w:rPr>
          <w:ins w:id="39" w:author="HEMA Legal" w:date="2026-06-01T11:02:00Z" w16du:dateUtc="2026-06-01T09:02:00Z"/>
          <w:rFonts w:ascii="Arial" w:hAnsi="Arial" w:cs="Arial"/>
          <w:bCs/>
          <w:sz w:val="18"/>
          <w:szCs w:val="18"/>
          <w:lang w:val="nl-NL"/>
          <w:rPrChange w:id="40" w:author="HEMA Legal" w:date="2026-06-01T11:03:00Z" w16du:dateUtc="2026-06-01T09:03:00Z">
            <w:rPr>
              <w:ins w:id="41" w:author="HEMA Legal" w:date="2026-06-01T11:02:00Z" w16du:dateUtc="2026-06-01T09:02:00Z"/>
              <w:rFonts w:ascii="Arial" w:hAnsi="Arial" w:cs="Arial"/>
              <w:b/>
              <w:sz w:val="18"/>
              <w:szCs w:val="18"/>
              <w:lang w:val="nl-NL"/>
            </w:rPr>
          </w:rPrChange>
        </w:rPr>
        <w:pPrChange w:id="42" w:author="HEMA Legal" w:date="2026-06-01T11:03:00Z" w16du:dateUtc="2026-06-01T09:03:00Z">
          <w:pPr>
            <w:pStyle w:val="WWDefinition"/>
          </w:pPr>
        </w:pPrChange>
      </w:pPr>
      <w:proofErr w:type="gramStart"/>
      <w:ins w:id="43" w:author="HEMA Legal" w:date="2026-06-01T11:02:00Z" w16du:dateUtc="2026-06-01T09:02:00Z">
        <w:r w:rsidRPr="00372C6F">
          <w:rPr>
            <w:rFonts w:ascii="Arial" w:hAnsi="Arial" w:cs="Arial"/>
            <w:bCs/>
            <w:sz w:val="18"/>
            <w:szCs w:val="18"/>
            <w:lang w:val="nl-NL"/>
            <w:rPrChange w:id="44" w:author="HEMA Legal" w:date="2026-06-01T11:03:00Z" w16du:dateUtc="2026-06-01T09:03:00Z">
              <w:rPr>
                <w:rFonts w:ascii="Arial" w:hAnsi="Arial" w:cs="Arial"/>
                <w:b/>
                <w:sz w:val="18"/>
                <w:szCs w:val="18"/>
                <w:lang w:val="nl-NL"/>
              </w:rPr>
            </w:rPrChange>
          </w:rPr>
          <w:t>door</w:t>
        </w:r>
        <w:proofErr w:type="gramEnd"/>
        <w:r w:rsidRPr="00372C6F">
          <w:rPr>
            <w:rFonts w:ascii="Arial" w:hAnsi="Arial" w:cs="Arial"/>
            <w:bCs/>
            <w:sz w:val="18"/>
            <w:szCs w:val="18"/>
            <w:lang w:val="nl-NL"/>
            <w:rPrChange w:id="45" w:author="HEMA Legal" w:date="2026-06-01T11:03:00Z" w16du:dateUtc="2026-06-01T09:03:00Z">
              <w:rPr>
                <w:rFonts w:ascii="Arial" w:hAnsi="Arial" w:cs="Arial"/>
                <w:b/>
                <w:sz w:val="18"/>
                <w:szCs w:val="18"/>
                <w:lang w:val="nl-NL"/>
              </w:rPr>
            </w:rPrChange>
          </w:rPr>
          <w:t xml:space="preserve"> het houden van meer dan vijftig procent (50%) van de stemrechten, aandelen of vergelijkbare belangen;</w:t>
        </w:r>
      </w:ins>
    </w:p>
    <w:p w14:paraId="2F7AD4FF" w14:textId="77777777" w:rsidR="00372C6F" w:rsidRPr="00372C6F" w:rsidRDefault="00372C6F">
      <w:pPr>
        <w:pStyle w:val="WWDefinition"/>
        <w:numPr>
          <w:ilvl w:val="0"/>
          <w:numId w:val="15"/>
        </w:numPr>
        <w:ind w:left="3762"/>
        <w:rPr>
          <w:ins w:id="46" w:author="HEMA Legal" w:date="2026-06-01T11:02:00Z" w16du:dateUtc="2026-06-01T09:02:00Z"/>
          <w:rFonts w:ascii="Arial" w:hAnsi="Arial" w:cs="Arial"/>
          <w:bCs/>
          <w:sz w:val="18"/>
          <w:szCs w:val="18"/>
          <w:lang w:val="nl-NL"/>
          <w:rPrChange w:id="47" w:author="HEMA Legal" w:date="2026-06-01T11:03:00Z" w16du:dateUtc="2026-06-01T09:03:00Z">
            <w:rPr>
              <w:ins w:id="48" w:author="HEMA Legal" w:date="2026-06-01T11:02:00Z" w16du:dateUtc="2026-06-01T09:02:00Z"/>
              <w:rFonts w:ascii="Arial" w:hAnsi="Arial" w:cs="Arial"/>
              <w:b/>
              <w:sz w:val="18"/>
              <w:szCs w:val="18"/>
              <w:lang w:val="nl-NL"/>
            </w:rPr>
          </w:rPrChange>
        </w:rPr>
        <w:pPrChange w:id="49" w:author="HEMA Legal" w:date="2026-06-01T11:03:00Z" w16du:dateUtc="2026-06-01T09:03:00Z">
          <w:pPr>
            <w:pStyle w:val="WWDefinition"/>
          </w:pPr>
        </w:pPrChange>
      </w:pPr>
      <w:proofErr w:type="gramStart"/>
      <w:ins w:id="50" w:author="HEMA Legal" w:date="2026-06-01T11:02:00Z" w16du:dateUtc="2026-06-01T09:02:00Z">
        <w:r w:rsidRPr="00372C6F">
          <w:rPr>
            <w:rFonts w:ascii="Arial" w:hAnsi="Arial" w:cs="Arial"/>
            <w:bCs/>
            <w:sz w:val="18"/>
            <w:szCs w:val="18"/>
            <w:lang w:val="nl-NL"/>
            <w:rPrChange w:id="51" w:author="HEMA Legal" w:date="2026-06-01T11:03:00Z" w16du:dateUtc="2026-06-01T09:03:00Z">
              <w:rPr>
                <w:rFonts w:ascii="Arial" w:hAnsi="Arial" w:cs="Arial"/>
                <w:b/>
                <w:sz w:val="18"/>
                <w:szCs w:val="18"/>
                <w:lang w:val="nl-NL"/>
              </w:rPr>
            </w:rPrChange>
          </w:rPr>
          <w:t>door</w:t>
        </w:r>
        <w:proofErr w:type="gramEnd"/>
        <w:r w:rsidRPr="00372C6F">
          <w:rPr>
            <w:rFonts w:ascii="Arial" w:hAnsi="Arial" w:cs="Arial"/>
            <w:bCs/>
            <w:sz w:val="18"/>
            <w:szCs w:val="18"/>
            <w:lang w:val="nl-NL"/>
            <w:rPrChange w:id="52" w:author="HEMA Legal" w:date="2026-06-01T11:03:00Z" w16du:dateUtc="2026-06-01T09:03:00Z">
              <w:rPr>
                <w:rFonts w:ascii="Arial" w:hAnsi="Arial" w:cs="Arial"/>
                <w:b/>
                <w:sz w:val="18"/>
                <w:szCs w:val="18"/>
                <w:lang w:val="nl-NL"/>
              </w:rPr>
            </w:rPrChange>
          </w:rPr>
          <w:t xml:space="preserve"> het recht om bestuurders of toezichthouders te benoemen of te ontslaan;</w:t>
        </w:r>
      </w:ins>
    </w:p>
    <w:p w14:paraId="1649F6BB" w14:textId="77777777" w:rsidR="00372C6F" w:rsidRPr="00372C6F" w:rsidRDefault="00372C6F">
      <w:pPr>
        <w:pStyle w:val="WWDefinition"/>
        <w:numPr>
          <w:ilvl w:val="0"/>
          <w:numId w:val="15"/>
        </w:numPr>
        <w:ind w:left="3762"/>
        <w:rPr>
          <w:ins w:id="53" w:author="HEMA Legal" w:date="2026-06-01T11:02:00Z" w16du:dateUtc="2026-06-01T09:02:00Z"/>
          <w:rFonts w:ascii="Arial" w:hAnsi="Arial" w:cs="Arial"/>
          <w:bCs/>
          <w:sz w:val="18"/>
          <w:szCs w:val="18"/>
          <w:lang w:val="nl-NL"/>
          <w:rPrChange w:id="54" w:author="HEMA Legal" w:date="2026-06-01T11:03:00Z" w16du:dateUtc="2026-06-01T09:03:00Z">
            <w:rPr>
              <w:ins w:id="55" w:author="HEMA Legal" w:date="2026-06-01T11:02:00Z" w16du:dateUtc="2026-06-01T09:02:00Z"/>
              <w:rFonts w:ascii="Arial" w:hAnsi="Arial" w:cs="Arial"/>
              <w:b/>
              <w:sz w:val="18"/>
              <w:szCs w:val="18"/>
              <w:lang w:val="nl-NL"/>
            </w:rPr>
          </w:rPrChange>
        </w:rPr>
        <w:pPrChange w:id="56" w:author="HEMA Legal" w:date="2026-06-01T11:03:00Z" w16du:dateUtc="2026-06-01T09:03:00Z">
          <w:pPr>
            <w:pStyle w:val="WWDefinition"/>
          </w:pPr>
        </w:pPrChange>
      </w:pPr>
      <w:proofErr w:type="gramStart"/>
      <w:ins w:id="57" w:author="HEMA Legal" w:date="2026-06-01T11:02:00Z" w16du:dateUtc="2026-06-01T09:02:00Z">
        <w:r w:rsidRPr="00372C6F">
          <w:rPr>
            <w:rFonts w:ascii="Arial" w:hAnsi="Arial" w:cs="Arial"/>
            <w:bCs/>
            <w:sz w:val="18"/>
            <w:szCs w:val="18"/>
            <w:lang w:val="nl-NL"/>
            <w:rPrChange w:id="58" w:author="HEMA Legal" w:date="2026-06-01T11:03:00Z" w16du:dateUtc="2026-06-01T09:03:00Z">
              <w:rPr>
                <w:rFonts w:ascii="Arial" w:hAnsi="Arial" w:cs="Arial"/>
                <w:b/>
                <w:sz w:val="18"/>
                <w:szCs w:val="18"/>
                <w:lang w:val="nl-NL"/>
              </w:rPr>
            </w:rPrChange>
          </w:rPr>
          <w:t>dan</w:t>
        </w:r>
        <w:proofErr w:type="gramEnd"/>
        <w:r w:rsidRPr="00372C6F">
          <w:rPr>
            <w:rFonts w:ascii="Arial" w:hAnsi="Arial" w:cs="Arial"/>
            <w:bCs/>
            <w:sz w:val="18"/>
            <w:szCs w:val="18"/>
            <w:lang w:val="nl-NL"/>
            <w:rPrChange w:id="59" w:author="HEMA Legal" w:date="2026-06-01T11:03:00Z" w16du:dateUtc="2026-06-01T09:03:00Z">
              <w:rPr>
                <w:rFonts w:ascii="Arial" w:hAnsi="Arial" w:cs="Arial"/>
                <w:b/>
                <w:sz w:val="18"/>
                <w:szCs w:val="18"/>
                <w:lang w:val="nl-NL"/>
              </w:rPr>
            </w:rPrChange>
          </w:rPr>
          <w:t xml:space="preserve"> wel anderszins op grond van een overeenkomst, statuten of feitelijke omstandigheden.</w:t>
        </w:r>
      </w:ins>
    </w:p>
    <w:p w14:paraId="292E8CF3" w14:textId="5BD1510B" w:rsidR="00BC21C2" w:rsidRPr="00A7059C" w:rsidDel="00372C6F" w:rsidRDefault="00F71E6B">
      <w:pPr>
        <w:widowControl w:val="0"/>
        <w:tabs>
          <w:tab w:val="left" w:pos="3402"/>
          <w:tab w:val="left" w:pos="3969"/>
          <w:tab w:val="left" w:pos="4536"/>
        </w:tabs>
        <w:autoSpaceDE/>
        <w:autoSpaceDN/>
        <w:spacing w:after="240" w:line="276" w:lineRule="auto"/>
        <w:ind w:left="3042"/>
        <w:jc w:val="both"/>
        <w:rPr>
          <w:del w:id="60" w:author="HEMA Legal" w:date="2026-06-01T11:02:00Z" w16du:dateUtc="2026-06-01T09:02:00Z"/>
          <w:sz w:val="18"/>
          <w:szCs w:val="18"/>
          <w:lang w:eastAsia="en-GB"/>
        </w:rPr>
        <w:pPrChange w:id="61" w:author="HEMA Legal" w:date="2026-06-01T11:03:00Z" w16du:dateUtc="2026-06-01T09:03:00Z">
          <w:pPr>
            <w:widowControl w:val="0"/>
            <w:numPr>
              <w:ilvl w:val="4"/>
              <w:numId w:val="11"/>
            </w:numPr>
            <w:tabs>
              <w:tab w:val="left" w:pos="3402"/>
              <w:tab w:val="left" w:pos="3969"/>
              <w:tab w:val="left" w:pos="4536"/>
            </w:tabs>
            <w:autoSpaceDE/>
            <w:autoSpaceDN/>
            <w:spacing w:after="240" w:line="276" w:lineRule="auto"/>
            <w:ind w:left="3402" w:hanging="2835"/>
            <w:jc w:val="both"/>
          </w:pPr>
        </w:pPrChange>
      </w:pPr>
      <w:del w:id="62" w:author="HEMA Legal" w:date="2026-06-01T11:02:00Z" w16du:dateUtc="2026-06-01T09:02:00Z">
        <w:r w:rsidRPr="00372C6F" w:rsidDel="00372C6F">
          <w:rPr>
            <w:bCs/>
            <w:sz w:val="18"/>
            <w:szCs w:val="18"/>
            <w:lang w:eastAsia="en-GB"/>
            <w:rPrChange w:id="63" w:author="HEMA Legal" w:date="2026-06-01T11:03:00Z" w16du:dateUtc="2026-06-01T09:03:00Z">
              <w:rPr>
                <w:b/>
                <w:sz w:val="18"/>
                <w:szCs w:val="18"/>
                <w:lang w:eastAsia="en-GB"/>
              </w:rPr>
            </w:rPrChange>
          </w:rPr>
          <w:lastRenderedPageBreak/>
          <w:delText xml:space="preserve"> uit te oefenen over </w:delText>
        </w:r>
        <w:r w:rsidRPr="00372C6F" w:rsidDel="00372C6F">
          <w:rPr>
            <w:bCs/>
            <w:sz w:val="18"/>
            <w:szCs w:val="18"/>
            <w:lang w:eastAsia="en-GB"/>
          </w:rPr>
          <w:delText xml:space="preserve">een </w:delText>
        </w:r>
        <w:r w:rsidR="00B5630E" w:rsidRPr="00372C6F" w:rsidDel="00372C6F">
          <w:rPr>
            <w:bCs/>
            <w:sz w:val="18"/>
            <w:szCs w:val="18"/>
            <w:lang w:eastAsia="en-GB"/>
          </w:rPr>
          <w:delText>onderneming</w:delText>
        </w:r>
        <w:r w:rsidRPr="00372C6F" w:rsidDel="00372C6F">
          <w:rPr>
            <w:bCs/>
            <w:sz w:val="18"/>
            <w:szCs w:val="18"/>
            <w:lang w:eastAsia="en-GB"/>
          </w:rPr>
          <w:delText xml:space="preserve"> of entiteit als hij (a) direct of indirect ten minste 50 procent van het kapitaal van </w:delText>
        </w:r>
        <w:r w:rsidR="00B5630E" w:rsidRPr="00372C6F" w:rsidDel="00372C6F">
          <w:rPr>
            <w:bCs/>
            <w:sz w:val="18"/>
            <w:szCs w:val="18"/>
            <w:lang w:eastAsia="en-GB"/>
          </w:rPr>
          <w:delText>de</w:delText>
        </w:r>
        <w:r w:rsidRPr="00372C6F" w:rsidDel="00372C6F">
          <w:rPr>
            <w:bCs/>
            <w:sz w:val="18"/>
            <w:szCs w:val="18"/>
            <w:lang w:eastAsia="en-GB"/>
          </w:rPr>
          <w:delText xml:space="preserve"> andere </w:delText>
        </w:r>
        <w:r w:rsidR="00B5630E" w:rsidRPr="00372C6F" w:rsidDel="00372C6F">
          <w:rPr>
            <w:bCs/>
            <w:sz w:val="18"/>
            <w:szCs w:val="18"/>
            <w:lang w:eastAsia="en-GB"/>
          </w:rPr>
          <w:delText>onderneming</w:delText>
        </w:r>
        <w:r w:rsidRPr="00372C6F" w:rsidDel="00372C6F">
          <w:rPr>
            <w:bCs/>
            <w:sz w:val="18"/>
            <w:szCs w:val="18"/>
            <w:lang w:eastAsia="en-GB"/>
          </w:rPr>
          <w:delText xml:space="preserve"> bezit, of (b) </w:delText>
        </w:r>
        <w:r w:rsidR="00391F03" w:rsidRPr="00372C6F" w:rsidDel="00372C6F">
          <w:rPr>
            <w:bCs/>
            <w:sz w:val="18"/>
            <w:szCs w:val="18"/>
            <w:lang w:eastAsia="en-GB"/>
          </w:rPr>
          <w:delText>indien er geen</w:delText>
        </w:r>
        <w:r w:rsidRPr="00372C6F" w:rsidDel="00372C6F">
          <w:rPr>
            <w:bCs/>
            <w:sz w:val="18"/>
            <w:szCs w:val="18"/>
            <w:lang w:eastAsia="en-GB"/>
          </w:rPr>
          <w:delText xml:space="preserve"> </w:delText>
        </w:r>
        <w:r w:rsidR="00391F03" w:rsidRPr="00372C6F" w:rsidDel="00372C6F">
          <w:rPr>
            <w:bCs/>
            <w:sz w:val="18"/>
            <w:szCs w:val="18"/>
            <w:lang w:eastAsia="en-GB"/>
          </w:rPr>
          <w:delText xml:space="preserve">sprake is van een </w:delText>
        </w:r>
        <w:r w:rsidRPr="00372C6F" w:rsidDel="00372C6F">
          <w:rPr>
            <w:bCs/>
            <w:sz w:val="18"/>
            <w:szCs w:val="18"/>
            <w:lang w:eastAsia="en-GB"/>
          </w:rPr>
          <w:delText xml:space="preserve">eigendomsbelang, </w:delText>
        </w:r>
        <w:r w:rsidR="00911BEE" w:rsidRPr="00372C6F" w:rsidDel="00372C6F">
          <w:rPr>
            <w:bCs/>
            <w:sz w:val="18"/>
            <w:szCs w:val="18"/>
            <w:lang w:eastAsia="en-GB"/>
          </w:rPr>
          <w:delText>grotendeels</w:delText>
        </w:r>
        <w:r w:rsidRPr="00372C6F" w:rsidDel="00372C6F">
          <w:rPr>
            <w:bCs/>
            <w:sz w:val="18"/>
            <w:szCs w:val="18"/>
            <w:lang w:eastAsia="en-GB"/>
          </w:rPr>
          <w:delText xml:space="preserve"> </w:delText>
        </w:r>
        <w:r w:rsidR="000147E1" w:rsidRPr="00372C6F" w:rsidDel="00372C6F">
          <w:rPr>
            <w:bCs/>
            <w:sz w:val="18"/>
            <w:szCs w:val="18"/>
            <w:lang w:eastAsia="en-GB"/>
          </w:rPr>
          <w:delText>bevoegd is</w:delText>
        </w:r>
        <w:r w:rsidRPr="00372C6F" w:rsidDel="00372C6F">
          <w:rPr>
            <w:bCs/>
            <w:sz w:val="18"/>
            <w:szCs w:val="18"/>
            <w:lang w:eastAsia="en-GB"/>
          </w:rPr>
          <w:delText xml:space="preserve"> om </w:delText>
        </w:r>
        <w:r w:rsidR="0050130F" w:rsidRPr="00372C6F" w:rsidDel="00372C6F">
          <w:rPr>
            <w:bCs/>
            <w:sz w:val="18"/>
            <w:szCs w:val="18"/>
            <w:lang w:eastAsia="en-GB"/>
          </w:rPr>
          <w:delText xml:space="preserve">leiding te </w:delText>
        </w:r>
        <w:r w:rsidR="00627BC8" w:rsidRPr="00372C6F" w:rsidDel="00372C6F">
          <w:rPr>
            <w:bCs/>
            <w:sz w:val="18"/>
            <w:szCs w:val="18"/>
            <w:lang w:eastAsia="en-GB"/>
          </w:rPr>
          <w:delText xml:space="preserve">(doen) </w:delText>
        </w:r>
        <w:r w:rsidR="0050130F" w:rsidRPr="00372C6F" w:rsidDel="00372C6F">
          <w:rPr>
            <w:bCs/>
            <w:sz w:val="18"/>
            <w:szCs w:val="18"/>
            <w:lang w:eastAsia="en-GB"/>
          </w:rPr>
          <w:delText>geven aan het</w:delText>
        </w:r>
        <w:r w:rsidRPr="00372C6F" w:rsidDel="00372C6F">
          <w:rPr>
            <w:bCs/>
            <w:sz w:val="18"/>
            <w:szCs w:val="18"/>
            <w:lang w:eastAsia="en-GB"/>
          </w:rPr>
          <w:delText xml:space="preserve"> bestuur van een dergelijk</w:delText>
        </w:r>
        <w:r w:rsidR="00787FD1" w:rsidRPr="00372C6F" w:rsidDel="00372C6F">
          <w:rPr>
            <w:bCs/>
            <w:sz w:val="18"/>
            <w:szCs w:val="18"/>
            <w:lang w:eastAsia="en-GB"/>
          </w:rPr>
          <w:delText>e</w:delText>
        </w:r>
        <w:r w:rsidRPr="00372C6F" w:rsidDel="00372C6F">
          <w:rPr>
            <w:bCs/>
            <w:sz w:val="18"/>
            <w:szCs w:val="18"/>
            <w:lang w:eastAsia="en-GB"/>
          </w:rPr>
          <w:delText xml:space="preserve"> </w:delText>
        </w:r>
        <w:r w:rsidR="00787FD1" w:rsidRPr="00372C6F" w:rsidDel="00372C6F">
          <w:rPr>
            <w:bCs/>
            <w:sz w:val="18"/>
            <w:szCs w:val="18"/>
            <w:lang w:eastAsia="en-GB"/>
          </w:rPr>
          <w:delText xml:space="preserve">onderneming </w:delText>
        </w:r>
        <w:r w:rsidRPr="00372C6F" w:rsidDel="00372C6F">
          <w:rPr>
            <w:bCs/>
            <w:sz w:val="18"/>
            <w:szCs w:val="18"/>
            <w:lang w:eastAsia="en-GB"/>
          </w:rPr>
          <w:delText>of entiteit en het beleid ervan te bepalen.</w:delText>
        </w:r>
      </w:del>
    </w:p>
    <w:p w14:paraId="79E20883" w14:textId="7428E6A5" w:rsidR="00BC21C2" w:rsidRPr="00A7059C" w:rsidRDefault="00F71E6B">
      <w:pPr>
        <w:widowControl w:val="0"/>
        <w:numPr>
          <w:ilvl w:val="4"/>
          <w:numId w:val="11"/>
        </w:numPr>
        <w:tabs>
          <w:tab w:val="left" w:pos="3402"/>
          <w:tab w:val="left" w:pos="3969"/>
          <w:tab w:val="left" w:pos="4536"/>
        </w:tabs>
        <w:autoSpaceDE/>
        <w:autoSpaceDN/>
        <w:spacing w:after="240" w:line="276" w:lineRule="auto"/>
        <w:jc w:val="both"/>
        <w:rPr>
          <w:sz w:val="18"/>
          <w:szCs w:val="18"/>
          <w:lang w:eastAsia="en-GB"/>
        </w:rPr>
      </w:pPr>
      <w:bookmarkStart w:id="64" w:name="25340"/>
      <w:bookmarkEnd w:id="64"/>
      <w:r w:rsidRPr="00A7059C">
        <w:rPr>
          <w:b/>
          <w:sz w:val="18"/>
          <w:szCs w:val="18"/>
          <w:lang w:eastAsia="en-GB"/>
        </w:rPr>
        <w:t xml:space="preserve">Vertrouwelijke Informatie </w:t>
      </w:r>
      <w:r w:rsidR="00E912B9" w:rsidRPr="00A7059C">
        <w:rPr>
          <w:b/>
          <w:sz w:val="18"/>
          <w:szCs w:val="18"/>
          <w:lang w:eastAsia="en-GB"/>
        </w:rPr>
        <w:tab/>
      </w:r>
      <w:r w:rsidR="00E912B9" w:rsidRPr="00A7059C">
        <w:rPr>
          <w:bCs/>
          <w:sz w:val="18"/>
          <w:szCs w:val="18"/>
          <w:lang w:eastAsia="en-GB"/>
        </w:rPr>
        <w:t>houdt in</w:t>
      </w:r>
      <w:r w:rsidRPr="00A7059C">
        <w:rPr>
          <w:bCs/>
          <w:sz w:val="18"/>
          <w:szCs w:val="18"/>
          <w:lang w:eastAsia="en-GB"/>
        </w:rPr>
        <w:t xml:space="preserve"> alle</w:t>
      </w:r>
      <w:r w:rsidRPr="00A7059C">
        <w:rPr>
          <w:sz w:val="18"/>
          <w:szCs w:val="18"/>
          <w:lang w:eastAsia="en-GB"/>
        </w:rPr>
        <w:t xml:space="preserve"> zakelijke, commerciële, economische, financiële, operationele, technische, administratieve, marketing-, plannings- en personeelsinformatie en -gegevens met betrekking tot een Partij of </w:t>
      </w:r>
      <w:r w:rsidR="00627BC8" w:rsidRPr="00A7059C">
        <w:rPr>
          <w:sz w:val="18"/>
          <w:szCs w:val="18"/>
          <w:lang w:eastAsia="en-GB"/>
        </w:rPr>
        <w:t>éé</w:t>
      </w:r>
      <w:r w:rsidRPr="00A7059C">
        <w:rPr>
          <w:sz w:val="18"/>
          <w:szCs w:val="18"/>
          <w:lang w:eastAsia="en-GB"/>
        </w:rPr>
        <w:t xml:space="preserve">n van haar </w:t>
      </w:r>
      <w:del w:id="65" w:author="HEMA Legal" w:date="2026-06-01T10:44:00Z" w16du:dateUtc="2026-06-01T08:44:00Z">
        <w:r w:rsidRPr="00A7059C" w:rsidDel="00A97A8B">
          <w:rPr>
            <w:sz w:val="18"/>
            <w:szCs w:val="18"/>
            <w:lang w:eastAsia="en-GB"/>
          </w:rPr>
          <w:delText>Gelieerde Partijen</w:delText>
        </w:r>
      </w:del>
      <w:ins w:id="66" w:author="HEMA Legal" w:date="2026-06-01T10:44:00Z" w16du:dateUtc="2026-06-01T08:44:00Z">
        <w:r w:rsidR="00A97A8B">
          <w:rPr>
            <w:sz w:val="18"/>
            <w:szCs w:val="18"/>
            <w:lang w:eastAsia="en-GB"/>
          </w:rPr>
          <w:t>Groepsmaatschappijen</w:t>
        </w:r>
      </w:ins>
      <w:r w:rsidRPr="00A7059C">
        <w:rPr>
          <w:sz w:val="18"/>
          <w:szCs w:val="18"/>
          <w:lang w:eastAsia="en-GB"/>
        </w:rPr>
        <w:t xml:space="preserve">, hetzij in schriftelijke, mondelinge of andere vorm en alle informatie, gegevens, knowhow, specificaties, tekeningen, processen, formules, ontwikkelingen, ontwerpen, foto's, softwareprogramma's, Intellectuele Eigendomsrechten (zoals hierna </w:t>
      </w:r>
      <w:r w:rsidR="00627BC8" w:rsidRPr="00A7059C">
        <w:rPr>
          <w:sz w:val="18"/>
          <w:szCs w:val="18"/>
          <w:lang w:eastAsia="en-GB"/>
        </w:rPr>
        <w:t>beschreven</w:t>
      </w:r>
      <w:r w:rsidRPr="00A7059C">
        <w:rPr>
          <w:sz w:val="18"/>
          <w:szCs w:val="18"/>
          <w:lang w:eastAsia="en-GB"/>
        </w:rPr>
        <w:t xml:space="preserve">), monsters, </w:t>
      </w:r>
      <w:r w:rsidRPr="00A7059C">
        <w:rPr>
          <w:sz w:val="18"/>
          <w:szCs w:val="18"/>
        </w:rPr>
        <w:t xml:space="preserve">concept- en/of marketingonderzoek en de </w:t>
      </w:r>
      <w:r w:rsidR="00940CF5" w:rsidRPr="00A7059C">
        <w:rPr>
          <w:sz w:val="18"/>
          <w:szCs w:val="18"/>
        </w:rPr>
        <w:t>achter</w:t>
      </w:r>
      <w:r w:rsidRPr="00A7059C">
        <w:rPr>
          <w:sz w:val="18"/>
          <w:szCs w:val="18"/>
        </w:rPr>
        <w:t xml:space="preserve">liggende ideeën </w:t>
      </w:r>
      <w:r w:rsidRPr="00A7059C">
        <w:rPr>
          <w:sz w:val="18"/>
          <w:szCs w:val="18"/>
          <w:lang w:eastAsia="en-GB"/>
        </w:rPr>
        <w:t xml:space="preserve">en ander materiaal dat door een Partij of </w:t>
      </w:r>
      <w:r w:rsidR="000147E1" w:rsidRPr="00A7059C">
        <w:rPr>
          <w:sz w:val="18"/>
          <w:szCs w:val="18"/>
          <w:lang w:eastAsia="en-GB"/>
        </w:rPr>
        <w:t xml:space="preserve">aan </w:t>
      </w:r>
      <w:r w:rsidRPr="00A7059C">
        <w:rPr>
          <w:sz w:val="18"/>
          <w:szCs w:val="18"/>
          <w:lang w:eastAsia="en-GB"/>
        </w:rPr>
        <w:t xml:space="preserve">haar </w:t>
      </w:r>
      <w:del w:id="67" w:author="HEMA Legal" w:date="2026-06-01T10:44:00Z" w16du:dateUtc="2026-06-01T08:44:00Z">
        <w:r w:rsidRPr="00A7059C" w:rsidDel="00A97A8B">
          <w:rPr>
            <w:sz w:val="18"/>
            <w:szCs w:val="18"/>
            <w:lang w:eastAsia="en-GB"/>
          </w:rPr>
          <w:delText>Gelieerde Partijen</w:delText>
        </w:r>
      </w:del>
      <w:ins w:id="68" w:author="HEMA Legal" w:date="2026-06-01T10:44:00Z" w16du:dateUtc="2026-06-01T08:44:00Z">
        <w:r w:rsidR="00A97A8B">
          <w:rPr>
            <w:sz w:val="18"/>
            <w:szCs w:val="18"/>
            <w:lang w:eastAsia="en-GB"/>
          </w:rPr>
          <w:t>Groepsmaatschappijen</w:t>
        </w:r>
      </w:ins>
      <w:r w:rsidRPr="00A7059C">
        <w:rPr>
          <w:sz w:val="18"/>
          <w:szCs w:val="18"/>
          <w:lang w:eastAsia="en-GB"/>
        </w:rPr>
        <w:t xml:space="preserve"> (de "</w:t>
      </w:r>
      <w:r w:rsidRPr="00A7059C">
        <w:rPr>
          <w:b/>
          <w:sz w:val="18"/>
          <w:szCs w:val="18"/>
          <w:lang w:eastAsia="en-GB"/>
        </w:rPr>
        <w:t>Bekendmakende Partij</w:t>
      </w:r>
      <w:r w:rsidRPr="00A7059C">
        <w:rPr>
          <w:sz w:val="18"/>
          <w:szCs w:val="18"/>
          <w:lang w:eastAsia="en-GB"/>
        </w:rPr>
        <w:t xml:space="preserve">") aan de andere Partij of </w:t>
      </w:r>
      <w:r w:rsidR="00C37C6C" w:rsidRPr="00A7059C">
        <w:rPr>
          <w:sz w:val="18"/>
          <w:szCs w:val="18"/>
          <w:lang w:eastAsia="en-GB"/>
        </w:rPr>
        <w:t xml:space="preserve">aan </w:t>
      </w:r>
      <w:r w:rsidRPr="00A7059C">
        <w:rPr>
          <w:sz w:val="18"/>
          <w:szCs w:val="18"/>
          <w:lang w:eastAsia="en-GB"/>
        </w:rPr>
        <w:t xml:space="preserve">haar </w:t>
      </w:r>
      <w:del w:id="69" w:author="HEMA Legal" w:date="2026-06-01T10:44:00Z" w16du:dateUtc="2026-06-01T08:44:00Z">
        <w:r w:rsidRPr="00A7059C" w:rsidDel="00A97A8B">
          <w:rPr>
            <w:sz w:val="18"/>
            <w:szCs w:val="18"/>
            <w:lang w:eastAsia="en-GB"/>
          </w:rPr>
          <w:delText>Gelieerde Partijen</w:delText>
        </w:r>
      </w:del>
      <w:ins w:id="70" w:author="HEMA Legal" w:date="2026-06-01T10:44:00Z" w16du:dateUtc="2026-06-01T08:44:00Z">
        <w:r w:rsidR="00A97A8B">
          <w:rPr>
            <w:sz w:val="18"/>
            <w:szCs w:val="18"/>
            <w:lang w:eastAsia="en-GB"/>
          </w:rPr>
          <w:t>Groepsmaatschappijen</w:t>
        </w:r>
      </w:ins>
      <w:r w:rsidRPr="00A7059C">
        <w:rPr>
          <w:sz w:val="18"/>
          <w:szCs w:val="18"/>
          <w:lang w:eastAsia="en-GB"/>
        </w:rPr>
        <w:t xml:space="preserve"> (de "</w:t>
      </w:r>
      <w:r w:rsidRPr="00A7059C">
        <w:rPr>
          <w:b/>
          <w:sz w:val="18"/>
          <w:szCs w:val="18"/>
          <w:lang w:eastAsia="en-GB"/>
        </w:rPr>
        <w:t>Ontvange</w:t>
      </w:r>
      <w:r w:rsidR="005A5876" w:rsidRPr="00A7059C">
        <w:rPr>
          <w:b/>
          <w:sz w:val="18"/>
          <w:szCs w:val="18"/>
          <w:lang w:eastAsia="en-GB"/>
        </w:rPr>
        <w:t>nde Partij</w:t>
      </w:r>
      <w:r w:rsidRPr="00A7059C">
        <w:rPr>
          <w:sz w:val="18"/>
          <w:szCs w:val="18"/>
          <w:lang w:eastAsia="en-GB"/>
        </w:rPr>
        <w:t>") in verband met het Doel</w:t>
      </w:r>
      <w:r w:rsidR="00392A76" w:rsidRPr="00A7059C">
        <w:rPr>
          <w:sz w:val="18"/>
          <w:szCs w:val="18"/>
          <w:lang w:eastAsia="en-GB"/>
        </w:rPr>
        <w:t xml:space="preserve"> wordt bekendgemaakt</w:t>
      </w:r>
      <w:r w:rsidRPr="00A7059C">
        <w:rPr>
          <w:sz w:val="18"/>
          <w:szCs w:val="18"/>
          <w:lang w:eastAsia="en-GB"/>
        </w:rPr>
        <w:t xml:space="preserve">. Zonder beperking van de algemeenheid van het voorgaande, omvat verwijzing naar Vertrouwelijke Informatie die </w:t>
      </w:r>
      <w:r w:rsidR="00A4414D" w:rsidRPr="00A7059C">
        <w:rPr>
          <w:sz w:val="18"/>
          <w:szCs w:val="18"/>
          <w:lang w:eastAsia="en-GB"/>
        </w:rPr>
        <w:t>onder</w:t>
      </w:r>
      <w:r w:rsidRPr="00A7059C">
        <w:rPr>
          <w:sz w:val="18"/>
          <w:szCs w:val="18"/>
          <w:lang w:eastAsia="en-GB"/>
        </w:rPr>
        <w:t xml:space="preserve">delen van alle </w:t>
      </w:r>
      <w:r w:rsidR="00C22AC9" w:rsidRPr="00A7059C">
        <w:rPr>
          <w:sz w:val="18"/>
          <w:szCs w:val="18"/>
          <w:lang w:eastAsia="en-GB"/>
        </w:rPr>
        <w:t>onderzoek</w:t>
      </w:r>
      <w:r w:rsidR="00A4414D" w:rsidRPr="00A7059C">
        <w:rPr>
          <w:sz w:val="18"/>
          <w:szCs w:val="18"/>
          <w:lang w:eastAsia="en-GB"/>
        </w:rPr>
        <w:t>en</w:t>
      </w:r>
      <w:r w:rsidRPr="00A7059C">
        <w:rPr>
          <w:sz w:val="18"/>
          <w:szCs w:val="18"/>
          <w:lang w:eastAsia="en-GB"/>
        </w:rPr>
        <w:t xml:space="preserve">, compilaties, studies, interpretaties en andere documenten </w:t>
      </w:r>
      <w:r w:rsidR="00172B79" w:rsidRPr="00A7059C">
        <w:rPr>
          <w:sz w:val="18"/>
          <w:szCs w:val="18"/>
          <w:lang w:eastAsia="en-GB"/>
        </w:rPr>
        <w:t>welke</w:t>
      </w:r>
      <w:r w:rsidR="009273D4" w:rsidRPr="00A7059C">
        <w:rPr>
          <w:sz w:val="18"/>
          <w:szCs w:val="18"/>
          <w:lang w:eastAsia="en-GB"/>
        </w:rPr>
        <w:t xml:space="preserve"> zijn opgesteld</w:t>
      </w:r>
      <w:r w:rsidRPr="00A7059C">
        <w:rPr>
          <w:sz w:val="18"/>
          <w:szCs w:val="18"/>
          <w:lang w:eastAsia="en-GB"/>
        </w:rPr>
        <w:t xml:space="preserve"> door </w:t>
      </w:r>
      <w:r w:rsidR="002120AC" w:rsidRPr="00A7059C">
        <w:rPr>
          <w:sz w:val="18"/>
          <w:szCs w:val="18"/>
          <w:lang w:eastAsia="en-GB"/>
        </w:rPr>
        <w:t>de Ontvangende Partij</w:t>
      </w:r>
      <w:r w:rsidRPr="00A7059C">
        <w:rPr>
          <w:sz w:val="18"/>
          <w:szCs w:val="18"/>
          <w:lang w:eastAsia="en-GB"/>
        </w:rPr>
        <w:t xml:space="preserve"> of een van haar directeuren, werknemers of professionele adviseurs die dergelijke informatie, besprekingen en/of onderhandelingen met betrekking tot het Doel bevatten of daarvan zijn afgeleid. </w:t>
      </w:r>
    </w:p>
    <w:p w14:paraId="6F6D794E" w14:textId="7DEC1875" w:rsidR="00BC21C2" w:rsidRPr="00A7059C" w:rsidRDefault="00F71E6B" w:rsidP="005C15B2">
      <w:pPr>
        <w:widowControl w:val="0"/>
        <w:numPr>
          <w:ilvl w:val="4"/>
          <w:numId w:val="11"/>
        </w:numPr>
        <w:tabs>
          <w:tab w:val="left" w:pos="3402"/>
          <w:tab w:val="left" w:pos="3969"/>
          <w:tab w:val="left" w:pos="4536"/>
        </w:tabs>
        <w:autoSpaceDE/>
        <w:autoSpaceDN/>
        <w:spacing w:after="240" w:line="276" w:lineRule="auto"/>
        <w:jc w:val="both"/>
        <w:rPr>
          <w:sz w:val="18"/>
          <w:szCs w:val="18"/>
          <w:lang w:eastAsia="en-GB"/>
        </w:rPr>
      </w:pPr>
      <w:bookmarkStart w:id="71" w:name="25323"/>
      <w:bookmarkEnd w:id="71"/>
      <w:r w:rsidRPr="00A7059C">
        <w:rPr>
          <w:b/>
          <w:sz w:val="18"/>
          <w:szCs w:val="18"/>
          <w:lang w:eastAsia="en-GB"/>
        </w:rPr>
        <w:t>Intellectuele Eigendomsrechten</w:t>
      </w:r>
      <w:r w:rsidR="005C15B2" w:rsidRPr="00A7059C">
        <w:rPr>
          <w:b/>
          <w:sz w:val="18"/>
          <w:szCs w:val="18"/>
          <w:lang w:eastAsia="en-GB"/>
        </w:rPr>
        <w:t xml:space="preserve"> </w:t>
      </w:r>
      <w:r w:rsidR="005C15B2" w:rsidRPr="00A7059C">
        <w:rPr>
          <w:bCs/>
          <w:sz w:val="18"/>
          <w:szCs w:val="18"/>
          <w:lang w:eastAsia="en-GB"/>
        </w:rPr>
        <w:t>houdt in</w:t>
      </w:r>
      <w:r w:rsidR="005C15B2" w:rsidRPr="00A7059C">
        <w:rPr>
          <w:b/>
          <w:sz w:val="18"/>
          <w:szCs w:val="18"/>
          <w:lang w:eastAsia="en-GB"/>
        </w:rPr>
        <w:t xml:space="preserve">  </w:t>
      </w:r>
      <w:r w:rsidRPr="00A7059C">
        <w:rPr>
          <w:sz w:val="18"/>
          <w:szCs w:val="18"/>
          <w:lang w:eastAsia="en-GB"/>
        </w:rPr>
        <w:t>alle handels- en dienst</w:t>
      </w:r>
      <w:r w:rsidR="0051148A" w:rsidRPr="00A7059C">
        <w:rPr>
          <w:sz w:val="18"/>
          <w:szCs w:val="18"/>
          <w:lang w:eastAsia="en-GB"/>
        </w:rPr>
        <w:t>en</w:t>
      </w:r>
      <w:r w:rsidRPr="00A7059C">
        <w:rPr>
          <w:sz w:val="18"/>
          <w:szCs w:val="18"/>
          <w:lang w:eastAsia="en-GB"/>
        </w:rPr>
        <w:t xml:space="preserve">merken, handelsnamen, handelsgeheimen, octrooien, auteursrechten, modelrechten (al dan niet geregistreerd en </w:t>
      </w:r>
      <w:r w:rsidR="00AC2CCC" w:rsidRPr="00A7059C">
        <w:rPr>
          <w:sz w:val="18"/>
          <w:szCs w:val="18"/>
          <w:lang w:eastAsia="en-GB"/>
        </w:rPr>
        <w:t>elke aanvraag</w:t>
      </w:r>
      <w:r w:rsidRPr="00A7059C">
        <w:rPr>
          <w:sz w:val="18"/>
          <w:szCs w:val="18"/>
          <w:lang w:eastAsia="en-GB"/>
        </w:rPr>
        <w:t xml:space="preserve"> voor een van de voorgaande</w:t>
      </w:r>
      <w:r w:rsidR="005D65D1" w:rsidRPr="00A7059C">
        <w:rPr>
          <w:sz w:val="18"/>
          <w:szCs w:val="18"/>
          <w:lang w:eastAsia="en-GB"/>
        </w:rPr>
        <w:t xml:space="preserve"> rechten</w:t>
      </w:r>
      <w:r w:rsidRPr="00A7059C">
        <w:rPr>
          <w:sz w:val="18"/>
          <w:szCs w:val="18"/>
          <w:lang w:eastAsia="en-GB"/>
        </w:rPr>
        <w:t xml:space="preserve">), databaserechten, </w:t>
      </w:r>
      <w:r w:rsidR="00466F61" w:rsidRPr="00A7059C">
        <w:rPr>
          <w:sz w:val="18"/>
          <w:szCs w:val="18"/>
          <w:lang w:eastAsia="en-GB"/>
        </w:rPr>
        <w:t>persoonlijkheids</w:t>
      </w:r>
      <w:r w:rsidRPr="00A7059C">
        <w:rPr>
          <w:sz w:val="18"/>
          <w:szCs w:val="18"/>
          <w:lang w:eastAsia="en-GB"/>
        </w:rPr>
        <w:t>rechten en rechten op knowhow, vertrouwelijke informatie en uitvindingen en andere intellectuele eigendomsrechten van soortgelijke of overeenkomstige aard, waar en hoe dan ook ontstaan, voor de volledige termijn daarvan en alle verlengingen en vernieuwingen daarvan</w:t>
      </w:r>
      <w:r w:rsidR="00466F61" w:rsidRPr="00A7059C">
        <w:rPr>
          <w:sz w:val="18"/>
          <w:szCs w:val="18"/>
          <w:lang w:eastAsia="en-GB"/>
        </w:rPr>
        <w:t>, welke</w:t>
      </w:r>
      <w:r w:rsidRPr="00A7059C">
        <w:rPr>
          <w:sz w:val="18"/>
          <w:szCs w:val="18"/>
          <w:lang w:eastAsia="en-GB"/>
        </w:rPr>
        <w:t xml:space="preserve"> </w:t>
      </w:r>
      <w:r w:rsidR="00466F61" w:rsidRPr="00A7059C">
        <w:rPr>
          <w:sz w:val="18"/>
          <w:szCs w:val="18"/>
          <w:lang w:eastAsia="en-GB"/>
        </w:rPr>
        <w:t>thans</w:t>
      </w:r>
      <w:r w:rsidRPr="00A7059C">
        <w:rPr>
          <w:sz w:val="18"/>
          <w:szCs w:val="18"/>
          <w:lang w:eastAsia="en-GB"/>
        </w:rPr>
        <w:t xml:space="preserve"> of in de toekomst in Nederland en alle andere landen ter wereld</w:t>
      </w:r>
      <w:r w:rsidR="00466F61" w:rsidRPr="00A7059C">
        <w:rPr>
          <w:sz w:val="18"/>
          <w:szCs w:val="18"/>
          <w:lang w:eastAsia="en-GB"/>
        </w:rPr>
        <w:t xml:space="preserve"> </w:t>
      </w:r>
      <w:r w:rsidR="00AC2CCC" w:rsidRPr="00A7059C">
        <w:rPr>
          <w:sz w:val="18"/>
          <w:szCs w:val="18"/>
          <w:lang w:eastAsia="en-GB"/>
        </w:rPr>
        <w:t>van kracht zullen zijn</w:t>
      </w:r>
      <w:r w:rsidRPr="00A7059C">
        <w:rPr>
          <w:sz w:val="18"/>
          <w:szCs w:val="18"/>
          <w:lang w:eastAsia="en-GB"/>
        </w:rPr>
        <w:t>.</w:t>
      </w:r>
    </w:p>
    <w:p w14:paraId="55D39EF2" w14:textId="77777777" w:rsidR="00BC21C2" w:rsidRPr="00A7059C" w:rsidRDefault="00F71E6B">
      <w:pPr>
        <w:widowControl w:val="0"/>
        <w:numPr>
          <w:ilvl w:val="3"/>
          <w:numId w:val="9"/>
        </w:numPr>
        <w:autoSpaceDE/>
        <w:autoSpaceDN/>
        <w:spacing w:before="240" w:after="240" w:line="276" w:lineRule="auto"/>
        <w:jc w:val="both"/>
        <w:outlineLvl w:val="0"/>
        <w:rPr>
          <w:b/>
          <w:caps/>
          <w:sz w:val="18"/>
          <w:szCs w:val="18"/>
          <w:lang w:val="en-GB" w:eastAsia="en-GB"/>
        </w:rPr>
      </w:pPr>
      <w:r w:rsidRPr="00A7059C">
        <w:rPr>
          <w:b/>
          <w:caps/>
          <w:sz w:val="18"/>
          <w:szCs w:val="18"/>
          <w:lang w:val="en-GB" w:eastAsia="en-GB"/>
        </w:rPr>
        <w:t>Doel</w:t>
      </w:r>
    </w:p>
    <w:p w14:paraId="45CDF347" w14:textId="77777777" w:rsidR="00D93CE7" w:rsidRPr="00A7059C" w:rsidRDefault="00D93CE7" w:rsidP="001214DA">
      <w:pPr>
        <w:pStyle w:val="ListParagraph"/>
        <w:widowControl w:val="0"/>
        <w:numPr>
          <w:ilvl w:val="0"/>
          <w:numId w:val="5"/>
        </w:numPr>
        <w:autoSpaceDE/>
        <w:autoSpaceDN/>
        <w:spacing w:line="276" w:lineRule="auto"/>
        <w:rPr>
          <w:vanish/>
          <w:sz w:val="18"/>
          <w:szCs w:val="18"/>
          <w:lang w:val="en-GB"/>
        </w:rPr>
      </w:pPr>
    </w:p>
    <w:p w14:paraId="180B6461" w14:textId="77777777" w:rsidR="00D93CE7" w:rsidRPr="00A7059C" w:rsidRDefault="00D93CE7" w:rsidP="001214DA">
      <w:pPr>
        <w:pStyle w:val="ListParagraph"/>
        <w:widowControl w:val="0"/>
        <w:numPr>
          <w:ilvl w:val="0"/>
          <w:numId w:val="5"/>
        </w:numPr>
        <w:autoSpaceDE/>
        <w:autoSpaceDN/>
        <w:spacing w:line="276" w:lineRule="auto"/>
        <w:rPr>
          <w:vanish/>
          <w:sz w:val="18"/>
          <w:szCs w:val="18"/>
          <w:lang w:val="en-GB"/>
        </w:rPr>
      </w:pPr>
    </w:p>
    <w:p w14:paraId="32857C43" w14:textId="73E396ED" w:rsidR="00BC21C2" w:rsidRPr="00A7059C" w:rsidRDefault="00F71E6B">
      <w:pPr>
        <w:pStyle w:val="Alinea2d"/>
        <w:widowControl w:val="0"/>
        <w:spacing w:line="276" w:lineRule="auto"/>
        <w:rPr>
          <w:rFonts w:ascii="Arial" w:hAnsi="Arial" w:cs="Arial"/>
          <w:szCs w:val="18"/>
        </w:rPr>
      </w:pPr>
      <w:r w:rsidRPr="00A7059C">
        <w:rPr>
          <w:rFonts w:ascii="Arial" w:hAnsi="Arial" w:cs="Arial"/>
          <w:szCs w:val="18"/>
        </w:rPr>
        <w:t>Partijen wensen bepaalde Vertrouwelijke Informatie (zoals bepaald in Artikel 1) met elkaar en met Groepsmaatschappijen van elke Partij te delen enkel ten behoeve van: {{Purpose}} (het “Doel”).</w:t>
      </w:r>
      <w:r w:rsidR="00D93CE7" w:rsidRPr="00A7059C">
        <w:rPr>
          <w:rFonts w:ascii="Arial" w:hAnsi="Arial" w:cs="Arial"/>
          <w:szCs w:val="18"/>
        </w:rPr>
      </w:r>
      <w:r w:rsidR="005D65D1" w:rsidRPr="00A7059C">
        <w:rPr>
          <w:rFonts w:ascii="Arial" w:hAnsi="Arial" w:cs="Arial"/>
          <w:szCs w:val="18"/>
        </w:rPr>
      </w:r>
      <w:r w:rsidR="00D93CE7" w:rsidRPr="00A7059C">
        <w:rPr>
          <w:rFonts w:ascii="Arial" w:hAnsi="Arial" w:cs="Arial"/>
          <w:szCs w:val="18"/>
        </w:rPr>
      </w:r>
      <w:del w:id="72" w:author="HEMA Legal" w:date="2026-06-01T10:45:00Z" w16du:dateUtc="2026-06-01T08:45:00Z">
        <w:r w:rsidR="00D93CE7" w:rsidRPr="00A7059C" w:rsidDel="00A97A8B">
          <w:rPr>
            <w:rFonts w:ascii="Arial" w:hAnsi="Arial" w:cs="Arial"/>
            <w:szCs w:val="18"/>
          </w:rPr>
          <w:delText xml:space="preserve">de </w:delText>
        </w:r>
        <w:r w:rsidR="005D65D1" w:rsidRPr="00A7059C" w:rsidDel="00A97A8B">
          <w:rPr>
            <w:rFonts w:ascii="Arial" w:hAnsi="Arial" w:cs="Arial"/>
            <w:szCs w:val="18"/>
          </w:rPr>
          <w:delText>Gelieerden</w:delText>
        </w:r>
      </w:del>
      <w:ins w:id="73" w:author="HEMA Legal" w:date="2026-06-01T10:45:00Z" w16du:dateUtc="2026-06-01T08:45:00Z">
        <w:r w:rsidR="00A97A8B">
          <w:rPr>
            <w:rFonts w:ascii="Arial" w:hAnsi="Arial" w:cs="Arial"/>
            <w:szCs w:val="18"/>
          </w:rPr>
          <w:t>Groepsmaatschappijen</w:t>
        </w:r>
      </w:ins>
      <w:r w:rsidR="00D93CE7" w:rsidRPr="00A7059C">
        <w:rPr>
          <w:rFonts w:ascii="Arial" w:hAnsi="Arial" w:cs="Arial"/>
          <w:szCs w:val="18"/>
        </w:rPr>
      </w:r>
      <w:r w:rsidR="009126A1" w:rsidRPr="00A7059C">
        <w:rPr>
          <w:rFonts w:ascii="Arial" w:hAnsi="Arial" w:cs="Arial"/>
          <w:szCs w:val="18"/>
        </w:rPr>
      </w:r>
      <w:r w:rsidR="00354B45" w:rsidRPr="00A7059C">
        <w:rPr>
          <w:rFonts w:ascii="Arial" w:hAnsi="Arial" w:cs="Arial"/>
          <w:szCs w:val="18"/>
        </w:rPr>
      </w:r>
      <w:r w:rsidR="002F5876" w:rsidRPr="00A7059C">
        <w:rPr>
          <w:rFonts w:ascii="Arial" w:hAnsi="Arial" w:cs="Arial"/>
          <w:szCs w:val="18"/>
        </w:rPr>
      </w:r>
      <w:r w:rsidR="00AD250F" w:rsidRPr="00A7059C">
        <w:rPr>
          <w:rFonts w:ascii="Arial" w:hAnsi="Arial" w:cs="Arial"/>
          <w:szCs w:val="18"/>
        </w:rPr>
      </w:r>
      <w:r w:rsidR="000F17E6" w:rsidRPr="00A7059C">
        <w:rPr>
          <w:rFonts w:ascii="Arial" w:hAnsi="Arial" w:cs="Arial"/>
          <w:szCs w:val="18"/>
        </w:rPr>
      </w:r>
      <w:r w:rsidR="00D93CE7" w:rsidRPr="00A7059C">
        <w:rPr>
          <w:rFonts w:ascii="Arial" w:hAnsi="Arial" w:cs="Arial"/>
          <w:szCs w:val="18"/>
        </w:rPr>
      </w:r>
      <w:r w:rsidR="000F17E6" w:rsidRPr="00A7059C">
        <w:rPr>
          <w:rFonts w:ascii="Arial" w:hAnsi="Arial" w:cs="Arial"/>
          <w:szCs w:val="18"/>
        </w:rPr>
      </w:r>
      <w:r w:rsidR="00D93CE7" w:rsidRPr="00A7059C">
        <w:rPr>
          <w:rFonts w:ascii="Arial" w:hAnsi="Arial" w:cs="Arial"/>
          <w:szCs w:val="18"/>
        </w:rPr>
      </w:r>
      <w:r w:rsidR="00874551">
        <w:rPr>
          <w:rFonts w:ascii="Arial" w:hAnsi="Arial" w:cs="Arial"/>
          <w:szCs w:val="18"/>
        </w:rPr>
      </w:r>
      <w:r w:rsidR="00572A43">
        <w:rPr>
          <w:rFonts w:ascii="Arial" w:hAnsi="Arial" w:cs="Arial"/>
          <w:szCs w:val="18"/>
        </w:rPr>
      </w:r>
      <w:r w:rsidR="001243C6" w:rsidRPr="00A7059C">
        <w:rPr>
          <w:rFonts w:ascii="Arial" w:hAnsi="Arial" w:cs="Arial"/>
          <w:szCs w:val="18"/>
        </w:rPr>
      </w:r>
      <w:r w:rsidRPr="00A7059C">
        <w:rPr>
          <w:rFonts w:ascii="Arial" w:hAnsi="Arial" w:cs="Arial"/>
          <w:szCs w:val="18"/>
        </w:rPr>
      </w:r>
      <w:r w:rsidR="00D93CE7" w:rsidRPr="00A7059C">
        <w:rPr>
          <w:rFonts w:ascii="Arial" w:hAnsi="Arial" w:cs="Arial"/>
          <w:szCs w:val="18"/>
        </w:rPr>
      </w:r>
      <w:r w:rsidRPr="00A7059C">
        <w:rPr>
          <w:rFonts w:ascii="Arial" w:hAnsi="Arial" w:cs="Arial"/>
          <w:b/>
          <w:bCs/>
          <w:szCs w:val="18"/>
        </w:rPr>
      </w:r>
      <w:r w:rsidR="00D93CE7" w:rsidRPr="00A7059C">
        <w:rPr>
          <w:rFonts w:ascii="Arial" w:hAnsi="Arial" w:cs="Arial"/>
          <w:szCs w:val="18"/>
        </w:rPr>
      </w:r>
      <w:r w:rsidRPr="00A7059C">
        <w:rPr>
          <w:rFonts w:ascii="Arial" w:hAnsi="Arial" w:cs="Arial"/>
          <w:szCs w:val="18"/>
        </w:rPr>
      </w:r>
    </w:p>
    <w:p w14:paraId="5927F7FE" w14:textId="77777777" w:rsidR="00580E61" w:rsidRPr="00A7059C" w:rsidRDefault="00580E61" w:rsidP="001214DA">
      <w:pPr>
        <w:pStyle w:val="Alinea2d"/>
        <w:widowControl w:val="0"/>
        <w:numPr>
          <w:ilvl w:val="0"/>
          <w:numId w:val="0"/>
        </w:numPr>
        <w:spacing w:line="276" w:lineRule="auto"/>
        <w:ind w:left="567"/>
        <w:rPr>
          <w:rFonts w:ascii="Arial" w:hAnsi="Arial" w:cs="Arial"/>
          <w:szCs w:val="18"/>
        </w:rPr>
      </w:pPr>
    </w:p>
    <w:p w14:paraId="45FCE1B8" w14:textId="77777777" w:rsidR="00BC21C2" w:rsidRPr="00A7059C" w:rsidRDefault="00F71E6B">
      <w:pPr>
        <w:widowControl w:val="0"/>
        <w:numPr>
          <w:ilvl w:val="3"/>
          <w:numId w:val="9"/>
        </w:numPr>
        <w:autoSpaceDE/>
        <w:autoSpaceDN/>
        <w:spacing w:before="240" w:after="240" w:line="276" w:lineRule="auto"/>
        <w:jc w:val="both"/>
        <w:outlineLvl w:val="0"/>
        <w:rPr>
          <w:b/>
          <w:caps/>
          <w:sz w:val="18"/>
          <w:szCs w:val="18"/>
          <w:lang w:val="en-GB" w:eastAsia="en-GB"/>
        </w:rPr>
      </w:pPr>
      <w:r w:rsidRPr="00A7059C">
        <w:rPr>
          <w:b/>
          <w:caps/>
          <w:sz w:val="18"/>
          <w:szCs w:val="18"/>
          <w:lang w:val="en-GB" w:eastAsia="en-GB"/>
        </w:rPr>
        <w:t>Toegestaan gebruik en openbaarmaking</w:t>
      </w:r>
    </w:p>
    <w:p w14:paraId="116C1F59" w14:textId="68443CA9" w:rsidR="00BC21C2" w:rsidRPr="00A7059C" w:rsidRDefault="00F71E6B">
      <w:pPr>
        <w:widowControl w:val="0"/>
        <w:numPr>
          <w:ilvl w:val="4"/>
          <w:numId w:val="9"/>
        </w:numPr>
        <w:autoSpaceDE/>
        <w:autoSpaceDN/>
        <w:spacing w:after="240" w:line="276" w:lineRule="auto"/>
        <w:jc w:val="both"/>
        <w:outlineLvl w:val="1"/>
        <w:rPr>
          <w:sz w:val="18"/>
          <w:szCs w:val="18"/>
          <w:lang w:val="en-GB" w:eastAsia="en-GB"/>
        </w:rPr>
      </w:pPr>
      <w:bookmarkStart w:id="74" w:name="20606"/>
      <w:bookmarkEnd w:id="74"/>
      <w:r w:rsidRPr="00A7059C">
        <w:rPr>
          <w:sz w:val="18"/>
          <w:szCs w:val="18"/>
          <w:lang w:val="en-GB" w:eastAsia="en-GB"/>
        </w:rPr>
        <w:t xml:space="preserve">De </w:t>
      </w:r>
      <w:proofErr w:type="spellStart"/>
      <w:r w:rsidR="005A5876" w:rsidRPr="00A7059C">
        <w:rPr>
          <w:sz w:val="18"/>
          <w:szCs w:val="18"/>
          <w:lang w:val="en-GB" w:eastAsia="en-GB"/>
        </w:rPr>
        <w:t>Ontvangende</w:t>
      </w:r>
      <w:proofErr w:type="spellEnd"/>
      <w:r w:rsidR="005A5876" w:rsidRPr="00A7059C">
        <w:rPr>
          <w:sz w:val="18"/>
          <w:szCs w:val="18"/>
          <w:lang w:val="en-GB" w:eastAsia="en-GB"/>
        </w:rPr>
        <w:t xml:space="preserve"> </w:t>
      </w:r>
      <w:proofErr w:type="spellStart"/>
      <w:r w:rsidR="005A5876" w:rsidRPr="00A7059C">
        <w:rPr>
          <w:sz w:val="18"/>
          <w:szCs w:val="18"/>
          <w:lang w:val="en-GB" w:eastAsia="en-GB"/>
        </w:rPr>
        <w:t>Partij</w:t>
      </w:r>
      <w:proofErr w:type="spellEnd"/>
      <w:r w:rsidRPr="00A7059C">
        <w:rPr>
          <w:sz w:val="18"/>
          <w:szCs w:val="18"/>
          <w:lang w:val="en-GB" w:eastAsia="en-GB"/>
        </w:rPr>
        <w:t xml:space="preserve"> </w:t>
      </w:r>
      <w:proofErr w:type="spellStart"/>
      <w:r w:rsidRPr="00A7059C">
        <w:rPr>
          <w:sz w:val="18"/>
          <w:szCs w:val="18"/>
          <w:lang w:val="en-GB" w:eastAsia="en-GB"/>
        </w:rPr>
        <w:t>zal</w:t>
      </w:r>
      <w:proofErr w:type="spellEnd"/>
      <w:r w:rsidRPr="00A7059C">
        <w:rPr>
          <w:sz w:val="18"/>
          <w:szCs w:val="18"/>
          <w:lang w:val="en-GB" w:eastAsia="en-GB"/>
        </w:rPr>
        <w:t>:</w:t>
      </w:r>
    </w:p>
    <w:p w14:paraId="7BFB4217" w14:textId="70C71CD9" w:rsidR="00BC21C2" w:rsidRPr="00A7059C" w:rsidRDefault="009D5FF9">
      <w:pPr>
        <w:widowControl w:val="0"/>
        <w:numPr>
          <w:ilvl w:val="5"/>
          <w:numId w:val="9"/>
        </w:numPr>
        <w:autoSpaceDE/>
        <w:autoSpaceDN/>
        <w:spacing w:after="240" w:line="276" w:lineRule="auto"/>
        <w:jc w:val="both"/>
        <w:outlineLvl w:val="2"/>
        <w:rPr>
          <w:sz w:val="18"/>
          <w:szCs w:val="18"/>
          <w:lang w:eastAsia="en-GB"/>
        </w:rPr>
      </w:pPr>
      <w:proofErr w:type="gramStart"/>
      <w:r w:rsidRPr="00A7059C">
        <w:rPr>
          <w:sz w:val="18"/>
          <w:szCs w:val="18"/>
          <w:lang w:eastAsia="en-GB"/>
        </w:rPr>
        <w:lastRenderedPageBreak/>
        <w:t>vertrouwelijkheid</w:t>
      </w:r>
      <w:proofErr w:type="gramEnd"/>
      <w:r w:rsidRPr="00A7059C">
        <w:rPr>
          <w:sz w:val="18"/>
          <w:szCs w:val="18"/>
          <w:lang w:eastAsia="en-GB"/>
        </w:rPr>
        <w:t xml:space="preserve"> betrachten in verband met alle </w:t>
      </w:r>
      <w:r w:rsidR="00F71E6B" w:rsidRPr="00A7059C">
        <w:rPr>
          <w:sz w:val="18"/>
          <w:szCs w:val="18"/>
          <w:lang w:eastAsia="en-GB"/>
        </w:rPr>
        <w:t xml:space="preserve">Vertrouwelijke Informatie, </w:t>
      </w:r>
      <w:proofErr w:type="gramStart"/>
      <w:r w:rsidR="00482825" w:rsidRPr="00A7059C">
        <w:rPr>
          <w:sz w:val="18"/>
          <w:szCs w:val="18"/>
          <w:lang w:eastAsia="en-GB"/>
        </w:rPr>
        <w:t>alsmede</w:t>
      </w:r>
      <w:proofErr w:type="gramEnd"/>
      <w:r w:rsidR="00482825" w:rsidRPr="00A7059C">
        <w:rPr>
          <w:sz w:val="18"/>
          <w:szCs w:val="18"/>
          <w:lang w:eastAsia="en-GB"/>
        </w:rPr>
        <w:t xml:space="preserve"> in verband met de</w:t>
      </w:r>
      <w:r w:rsidR="00F71E6B" w:rsidRPr="00A7059C">
        <w:rPr>
          <w:sz w:val="18"/>
          <w:szCs w:val="18"/>
          <w:lang w:eastAsia="en-GB"/>
        </w:rPr>
        <w:t xml:space="preserve"> besprekingen </w:t>
      </w:r>
      <w:r w:rsidR="00482825" w:rsidRPr="00A7059C">
        <w:rPr>
          <w:sz w:val="18"/>
          <w:szCs w:val="18"/>
          <w:lang w:eastAsia="en-GB"/>
        </w:rPr>
        <w:t xml:space="preserve">die </w:t>
      </w:r>
      <w:r w:rsidR="00F71E6B" w:rsidRPr="00A7059C">
        <w:rPr>
          <w:sz w:val="18"/>
          <w:szCs w:val="18"/>
          <w:lang w:eastAsia="en-GB"/>
        </w:rPr>
        <w:t>met betrekking tot het Doel tussen Partijen</w:t>
      </w:r>
      <w:r w:rsidR="00482825" w:rsidRPr="00A7059C">
        <w:rPr>
          <w:sz w:val="18"/>
          <w:szCs w:val="18"/>
          <w:lang w:eastAsia="en-GB"/>
        </w:rPr>
        <w:t xml:space="preserve"> plaatsvinden</w:t>
      </w:r>
      <w:r w:rsidR="00F71E6B" w:rsidRPr="00A7059C">
        <w:rPr>
          <w:sz w:val="18"/>
          <w:szCs w:val="18"/>
          <w:lang w:eastAsia="en-GB"/>
        </w:rPr>
        <w:t>;</w:t>
      </w:r>
    </w:p>
    <w:p w14:paraId="7123655D" w14:textId="76AEE6E3" w:rsidR="00BC21C2" w:rsidRPr="00A7059C" w:rsidRDefault="00F71E6B">
      <w:pPr>
        <w:widowControl w:val="0"/>
        <w:numPr>
          <w:ilvl w:val="5"/>
          <w:numId w:val="9"/>
        </w:numPr>
        <w:autoSpaceDE/>
        <w:autoSpaceDN/>
        <w:spacing w:after="240" w:line="276" w:lineRule="auto"/>
        <w:jc w:val="both"/>
        <w:outlineLvl w:val="2"/>
        <w:rPr>
          <w:sz w:val="18"/>
          <w:szCs w:val="18"/>
          <w:lang w:eastAsia="en-GB"/>
        </w:rPr>
      </w:pPr>
      <w:bookmarkStart w:id="75" w:name="20608"/>
      <w:bookmarkEnd w:id="75"/>
      <w:proofErr w:type="gramStart"/>
      <w:r w:rsidRPr="00A7059C">
        <w:rPr>
          <w:sz w:val="18"/>
          <w:szCs w:val="18"/>
          <w:lang w:eastAsia="en-GB"/>
        </w:rPr>
        <w:t>de</w:t>
      </w:r>
      <w:proofErr w:type="gramEnd"/>
      <w:r w:rsidRPr="00A7059C">
        <w:rPr>
          <w:sz w:val="18"/>
          <w:szCs w:val="18"/>
          <w:lang w:eastAsia="en-GB"/>
        </w:rPr>
        <w:t xml:space="preserve"> Vertrouwelijke Informatie </w:t>
      </w:r>
      <w:r w:rsidR="00482825" w:rsidRPr="00A7059C">
        <w:rPr>
          <w:sz w:val="18"/>
          <w:szCs w:val="18"/>
          <w:lang w:eastAsia="en-GB"/>
        </w:rPr>
        <w:t>enkel</w:t>
      </w:r>
      <w:r w:rsidRPr="00A7059C">
        <w:rPr>
          <w:sz w:val="18"/>
          <w:szCs w:val="18"/>
          <w:lang w:eastAsia="en-GB"/>
        </w:rPr>
        <w:t xml:space="preserve"> gebruiken </w:t>
      </w:r>
      <w:r w:rsidR="00EA1BE5" w:rsidRPr="00A7059C">
        <w:rPr>
          <w:sz w:val="18"/>
          <w:szCs w:val="18"/>
          <w:lang w:eastAsia="en-GB"/>
        </w:rPr>
        <w:t xml:space="preserve">ten behoeve van </w:t>
      </w:r>
      <w:r w:rsidRPr="00A7059C">
        <w:rPr>
          <w:sz w:val="18"/>
          <w:szCs w:val="18"/>
          <w:lang w:eastAsia="en-GB"/>
        </w:rPr>
        <w:t>het Doel;</w:t>
      </w:r>
    </w:p>
    <w:p w14:paraId="75F4881C" w14:textId="6B43D128" w:rsidR="00BC21C2" w:rsidRPr="00A7059C" w:rsidRDefault="00064B15">
      <w:pPr>
        <w:widowControl w:val="0"/>
        <w:numPr>
          <w:ilvl w:val="5"/>
          <w:numId w:val="9"/>
        </w:numPr>
        <w:autoSpaceDE/>
        <w:autoSpaceDN/>
        <w:spacing w:after="240" w:line="276" w:lineRule="auto"/>
        <w:jc w:val="both"/>
        <w:outlineLvl w:val="2"/>
        <w:rPr>
          <w:sz w:val="18"/>
          <w:szCs w:val="18"/>
          <w:lang w:eastAsia="en-GB"/>
        </w:rPr>
      </w:pPr>
      <w:bookmarkStart w:id="76" w:name="20609"/>
      <w:bookmarkEnd w:id="76"/>
      <w:proofErr w:type="gramStart"/>
      <w:r w:rsidRPr="00A7059C">
        <w:rPr>
          <w:sz w:val="18"/>
          <w:szCs w:val="18"/>
          <w:lang w:eastAsia="en-GB"/>
        </w:rPr>
        <w:t>ten</w:t>
      </w:r>
      <w:proofErr w:type="gramEnd"/>
      <w:r w:rsidRPr="00A7059C">
        <w:rPr>
          <w:sz w:val="18"/>
          <w:szCs w:val="18"/>
          <w:lang w:eastAsia="en-GB"/>
        </w:rPr>
        <w:t xml:space="preserve"> aanzien van </w:t>
      </w:r>
      <w:r w:rsidR="00F71E6B" w:rsidRPr="00A7059C">
        <w:rPr>
          <w:sz w:val="18"/>
          <w:szCs w:val="18"/>
          <w:lang w:eastAsia="en-GB"/>
        </w:rPr>
        <w:t xml:space="preserve">de Vertrouwelijke Informatie ten minste dezelfde zorgvuldigheid </w:t>
      </w:r>
      <w:r w:rsidR="00482825" w:rsidRPr="00A7059C">
        <w:rPr>
          <w:sz w:val="18"/>
          <w:szCs w:val="18"/>
          <w:lang w:eastAsia="en-GB"/>
        </w:rPr>
        <w:t>betrachten</w:t>
      </w:r>
      <w:r w:rsidR="00F71E6B" w:rsidRPr="00A7059C">
        <w:rPr>
          <w:sz w:val="18"/>
          <w:szCs w:val="18"/>
          <w:lang w:eastAsia="en-GB"/>
        </w:rPr>
        <w:t xml:space="preserve"> als </w:t>
      </w:r>
      <w:r w:rsidR="00482825" w:rsidRPr="00A7059C">
        <w:rPr>
          <w:sz w:val="18"/>
          <w:szCs w:val="18"/>
          <w:lang w:eastAsia="en-GB"/>
        </w:rPr>
        <w:t xml:space="preserve">die welke </w:t>
      </w:r>
      <w:r w:rsidR="00F71E6B" w:rsidRPr="00A7059C">
        <w:rPr>
          <w:sz w:val="18"/>
          <w:szCs w:val="18"/>
          <w:lang w:eastAsia="en-GB"/>
        </w:rPr>
        <w:t xml:space="preserve">zij betracht ten aanzien van haar eigen vertrouwelijke informatie, </w:t>
      </w:r>
      <w:r w:rsidR="00482825" w:rsidRPr="00A7059C">
        <w:rPr>
          <w:sz w:val="18"/>
          <w:szCs w:val="18"/>
          <w:lang w:eastAsia="en-GB"/>
        </w:rPr>
        <w:t xml:space="preserve">doch </w:t>
      </w:r>
      <w:r w:rsidR="00F71E6B" w:rsidRPr="00A7059C">
        <w:rPr>
          <w:sz w:val="18"/>
          <w:szCs w:val="18"/>
          <w:lang w:eastAsia="en-GB"/>
        </w:rPr>
        <w:t>in ieder geval met een redelijke mate van zorgvuldigheid; en</w:t>
      </w:r>
    </w:p>
    <w:p w14:paraId="41168698" w14:textId="4648E529" w:rsidR="00BC21C2" w:rsidRPr="00A7059C" w:rsidRDefault="00F71E6B">
      <w:pPr>
        <w:widowControl w:val="0"/>
        <w:numPr>
          <w:ilvl w:val="5"/>
          <w:numId w:val="9"/>
        </w:numPr>
        <w:autoSpaceDE/>
        <w:autoSpaceDN/>
        <w:spacing w:after="240" w:line="276" w:lineRule="auto"/>
        <w:jc w:val="both"/>
        <w:outlineLvl w:val="2"/>
        <w:rPr>
          <w:sz w:val="18"/>
          <w:szCs w:val="18"/>
          <w:lang w:eastAsia="en-GB"/>
        </w:rPr>
      </w:pPr>
      <w:bookmarkStart w:id="77" w:name="20610"/>
      <w:bookmarkEnd w:id="77"/>
      <w:r w:rsidRPr="00A7059C">
        <w:rPr>
          <w:sz w:val="18"/>
          <w:szCs w:val="18"/>
          <w:lang w:eastAsia="en-GB"/>
        </w:rPr>
        <w:t xml:space="preserve">geen </w:t>
      </w:r>
      <w:r w:rsidR="009A7952" w:rsidRPr="00A7059C">
        <w:rPr>
          <w:sz w:val="18"/>
          <w:szCs w:val="18"/>
          <w:lang w:eastAsia="en-GB"/>
        </w:rPr>
        <w:t xml:space="preserve">andere </w:t>
      </w:r>
      <w:r w:rsidRPr="00A7059C">
        <w:rPr>
          <w:sz w:val="18"/>
          <w:szCs w:val="18"/>
          <w:lang w:eastAsia="en-GB"/>
        </w:rPr>
        <w:t>Vertrouwelijke Informatie aan andere</w:t>
      </w:r>
      <w:r w:rsidR="00D71C29" w:rsidRPr="00A7059C">
        <w:rPr>
          <w:sz w:val="18"/>
          <w:szCs w:val="18"/>
          <w:lang w:eastAsia="en-GB"/>
        </w:rPr>
        <w:t xml:space="preserve"> personen</w:t>
      </w:r>
      <w:r w:rsidRPr="00A7059C">
        <w:rPr>
          <w:sz w:val="18"/>
          <w:szCs w:val="18"/>
          <w:lang w:eastAsia="en-GB"/>
        </w:rPr>
        <w:t xml:space="preserve"> </w:t>
      </w:r>
      <w:r w:rsidR="00064B15" w:rsidRPr="00A7059C">
        <w:rPr>
          <w:sz w:val="18"/>
          <w:szCs w:val="18"/>
          <w:lang w:eastAsia="en-GB"/>
        </w:rPr>
        <w:t>bekendmaken dan die</w:t>
      </w:r>
      <w:r w:rsidR="00AF5DB2" w:rsidRPr="00A7059C">
        <w:rPr>
          <w:sz w:val="18"/>
          <w:szCs w:val="18"/>
          <w:lang w:eastAsia="en-GB"/>
        </w:rPr>
        <w:t xml:space="preserve"> </w:t>
      </w:r>
      <w:r w:rsidRPr="00A7059C">
        <w:rPr>
          <w:sz w:val="18"/>
          <w:szCs w:val="18"/>
          <w:lang w:eastAsia="en-GB"/>
        </w:rPr>
        <w:t xml:space="preserve">van haar </w:t>
      </w:r>
      <w:del w:id="78" w:author="HEMA Legal" w:date="2026-06-01T10:44:00Z" w16du:dateUtc="2026-06-01T08:44:00Z">
        <w:r w:rsidRPr="00A7059C" w:rsidDel="00A97A8B">
          <w:rPr>
            <w:sz w:val="18"/>
            <w:szCs w:val="18"/>
            <w:lang w:eastAsia="en-GB"/>
          </w:rPr>
          <w:delText>Gelieerde Ondernemingen</w:delText>
        </w:r>
      </w:del>
      <w:ins w:id="79" w:author="HEMA Legal" w:date="2026-06-01T10:44:00Z" w16du:dateUtc="2026-06-01T08:44:00Z">
        <w:r w:rsidR="00A97A8B">
          <w:rPr>
            <w:sz w:val="18"/>
            <w:szCs w:val="18"/>
            <w:lang w:eastAsia="en-GB"/>
          </w:rPr>
          <w:t>Groepsmaatschappijen</w:t>
        </w:r>
      </w:ins>
      <w:r w:rsidRPr="00A7059C">
        <w:rPr>
          <w:sz w:val="18"/>
          <w:szCs w:val="18"/>
          <w:lang w:eastAsia="en-GB"/>
        </w:rPr>
        <w:t xml:space="preserve">, werknemers en directeuren en haar externe </w:t>
      </w:r>
      <w:ins w:id="80" w:author="HEMA Legal" w:date="2026-06-01T10:42:00Z" w16du:dateUtc="2026-06-01T08:42:00Z">
        <w:r w:rsidR="00A97A8B">
          <w:rPr>
            <w:sz w:val="18"/>
            <w:szCs w:val="18"/>
            <w:lang w:eastAsia="en-GB"/>
          </w:rPr>
          <w:t xml:space="preserve">adviseurs, waaronder </w:t>
        </w:r>
      </w:ins>
      <w:r w:rsidR="00604AE9" w:rsidRPr="00A7059C">
        <w:rPr>
          <w:sz w:val="18"/>
          <w:szCs w:val="18"/>
          <w:lang w:eastAsia="en-GB"/>
        </w:rPr>
        <w:t>fiscaal</w:t>
      </w:r>
      <w:del w:id="81" w:author="HEMA Legal" w:date="2026-06-01T10:43:00Z" w16du:dateUtc="2026-06-01T08:43:00Z">
        <w:r w:rsidR="00604AE9" w:rsidRPr="00A7059C" w:rsidDel="00A97A8B">
          <w:rPr>
            <w:sz w:val="18"/>
            <w:szCs w:val="18"/>
            <w:lang w:eastAsia="en-GB"/>
          </w:rPr>
          <w:delText>-</w:delText>
        </w:r>
      </w:del>
      <w:r w:rsidRPr="00A7059C">
        <w:rPr>
          <w:sz w:val="18"/>
          <w:szCs w:val="18"/>
          <w:lang w:eastAsia="en-GB"/>
        </w:rPr>
        <w:t>, financiële en juridisch adviseurs</w:t>
      </w:r>
      <w:ins w:id="82" w:author="HEMA Legal" w:date="2026-06-01T10:42:00Z" w16du:dateUtc="2026-06-01T08:42:00Z">
        <w:r w:rsidR="00A97A8B">
          <w:rPr>
            <w:sz w:val="18"/>
            <w:szCs w:val="18"/>
            <w:lang w:eastAsia="en-GB"/>
          </w:rPr>
          <w:t>,</w:t>
        </w:r>
      </w:ins>
      <w:r w:rsidRPr="00A7059C">
        <w:rPr>
          <w:sz w:val="18"/>
          <w:szCs w:val="18"/>
          <w:lang w:eastAsia="en-GB"/>
        </w:rPr>
        <w:t xml:space="preserve"> en </w:t>
      </w:r>
      <w:r w:rsidR="002120AC" w:rsidRPr="00A7059C">
        <w:rPr>
          <w:sz w:val="18"/>
          <w:szCs w:val="18"/>
          <w:lang w:eastAsia="en-GB"/>
        </w:rPr>
        <w:t>de Ontvangende Partij</w:t>
      </w:r>
      <w:r w:rsidRPr="00A7059C">
        <w:rPr>
          <w:sz w:val="18"/>
          <w:szCs w:val="18"/>
          <w:lang w:eastAsia="en-GB"/>
        </w:rPr>
        <w:t xml:space="preserve"> zal ervoor zorgen dat d</w:t>
      </w:r>
      <w:r w:rsidR="00032363" w:rsidRPr="00A7059C">
        <w:rPr>
          <w:sz w:val="18"/>
          <w:szCs w:val="18"/>
          <w:lang w:eastAsia="en-GB"/>
        </w:rPr>
        <w:t>e personen binnen</w:t>
      </w:r>
      <w:r w:rsidRPr="00A7059C">
        <w:rPr>
          <w:sz w:val="18"/>
          <w:szCs w:val="18"/>
          <w:lang w:eastAsia="en-GB"/>
        </w:rPr>
        <w:t xml:space="preserve"> haar </w:t>
      </w:r>
      <w:del w:id="83" w:author="HEMA Legal" w:date="2026-06-01T10:47:00Z" w16du:dateUtc="2026-06-01T08:47:00Z">
        <w:r w:rsidRPr="00A7059C" w:rsidDel="00A97A8B">
          <w:rPr>
            <w:sz w:val="18"/>
            <w:szCs w:val="18"/>
            <w:lang w:eastAsia="en-GB"/>
          </w:rPr>
          <w:delText>Gelieerde Ondernemingen</w:delText>
        </w:r>
      </w:del>
      <w:ins w:id="84" w:author="HEMA Legal" w:date="2026-06-01T10:47:00Z" w16du:dateUtc="2026-06-01T08:47:00Z">
        <w:r w:rsidR="00A97A8B">
          <w:rPr>
            <w:sz w:val="18"/>
            <w:szCs w:val="18"/>
            <w:lang w:eastAsia="en-GB"/>
          </w:rPr>
          <w:t>Groepsmaatschappijen</w:t>
        </w:r>
      </w:ins>
      <w:r w:rsidRPr="00A7059C">
        <w:rPr>
          <w:sz w:val="18"/>
          <w:szCs w:val="18"/>
          <w:lang w:eastAsia="en-GB"/>
        </w:rPr>
        <w:t xml:space="preserve">, werknemers en directeuren en externe adviseurs aan wie Vertrouwelijke Informatie bekend wordt gemaakt, de voorwaarden van deze Overeenkomst in alle opzichten strikt </w:t>
      </w:r>
      <w:r w:rsidR="00AC50CE" w:rsidRPr="00A7059C">
        <w:rPr>
          <w:sz w:val="18"/>
          <w:szCs w:val="18"/>
          <w:lang w:eastAsia="en-GB"/>
        </w:rPr>
        <w:t xml:space="preserve">zullen </w:t>
      </w:r>
      <w:r w:rsidRPr="00A7059C">
        <w:rPr>
          <w:sz w:val="18"/>
          <w:szCs w:val="18"/>
          <w:lang w:eastAsia="en-GB"/>
        </w:rPr>
        <w:t xml:space="preserve">naleven </w:t>
      </w:r>
      <w:r w:rsidR="00CD7606" w:rsidRPr="00A7059C">
        <w:rPr>
          <w:sz w:val="18"/>
          <w:szCs w:val="18"/>
          <w:lang w:eastAsia="en-GB"/>
        </w:rPr>
        <w:t>als waren</w:t>
      </w:r>
      <w:r w:rsidRPr="00A7059C">
        <w:rPr>
          <w:sz w:val="18"/>
          <w:szCs w:val="18"/>
          <w:lang w:eastAsia="en-GB"/>
        </w:rPr>
        <w:t xml:space="preserve"> zij Partij bij deze Overeenkomst</w:t>
      </w:r>
      <w:r w:rsidR="005608F6" w:rsidRPr="00A7059C">
        <w:rPr>
          <w:sz w:val="18"/>
          <w:szCs w:val="18"/>
          <w:lang w:eastAsia="en-GB"/>
        </w:rPr>
        <w:t>.</w:t>
      </w:r>
    </w:p>
    <w:p w14:paraId="75924EFB" w14:textId="5EBEDDD4" w:rsidR="00BC21C2" w:rsidRPr="00A7059C" w:rsidRDefault="002120AC">
      <w:pPr>
        <w:widowControl w:val="0"/>
        <w:numPr>
          <w:ilvl w:val="4"/>
          <w:numId w:val="9"/>
        </w:numPr>
        <w:autoSpaceDE/>
        <w:autoSpaceDN/>
        <w:spacing w:after="240" w:line="276" w:lineRule="auto"/>
        <w:jc w:val="both"/>
        <w:outlineLvl w:val="1"/>
        <w:rPr>
          <w:sz w:val="18"/>
          <w:szCs w:val="18"/>
          <w:lang w:eastAsia="en-GB"/>
        </w:rPr>
      </w:pPr>
      <w:bookmarkStart w:id="85" w:name="20611"/>
      <w:bookmarkEnd w:id="85"/>
      <w:r w:rsidRPr="00A7059C">
        <w:rPr>
          <w:sz w:val="18"/>
          <w:szCs w:val="18"/>
          <w:lang w:eastAsia="en-GB"/>
        </w:rPr>
        <w:t xml:space="preserve">De Ontvangende </w:t>
      </w:r>
      <w:r w:rsidR="009126A1" w:rsidRPr="00A7059C">
        <w:rPr>
          <w:sz w:val="18"/>
          <w:szCs w:val="18"/>
          <w:lang w:eastAsia="en-GB"/>
        </w:rPr>
        <w:t>Partij</w:t>
      </w:r>
      <w:r w:rsidRPr="00A7059C">
        <w:rPr>
          <w:sz w:val="18"/>
          <w:szCs w:val="18"/>
          <w:lang w:eastAsia="en-GB"/>
        </w:rPr>
        <w:t xml:space="preserve"> </w:t>
      </w:r>
      <w:r w:rsidR="00F71E6B" w:rsidRPr="00A7059C">
        <w:rPr>
          <w:sz w:val="18"/>
          <w:szCs w:val="18"/>
          <w:lang w:eastAsia="en-GB"/>
        </w:rPr>
        <w:t>is aansprakelijk voor elke schending van deze Overeenkomst door een persoon als bedoeld in artikel 3.1(d).</w:t>
      </w:r>
    </w:p>
    <w:p w14:paraId="08ECF3D7" w14:textId="3DB91648" w:rsidR="00BC21C2" w:rsidRPr="00A7059C" w:rsidRDefault="00F71E6B">
      <w:pPr>
        <w:widowControl w:val="0"/>
        <w:numPr>
          <w:ilvl w:val="4"/>
          <w:numId w:val="9"/>
        </w:numPr>
        <w:autoSpaceDE/>
        <w:autoSpaceDN/>
        <w:spacing w:after="240" w:line="276" w:lineRule="auto"/>
        <w:jc w:val="both"/>
        <w:outlineLvl w:val="1"/>
        <w:rPr>
          <w:sz w:val="18"/>
          <w:szCs w:val="18"/>
          <w:lang w:eastAsia="en-GB"/>
        </w:rPr>
      </w:pPr>
      <w:bookmarkStart w:id="86" w:name="20612"/>
      <w:bookmarkEnd w:id="86"/>
      <w:r w:rsidRPr="00A7059C">
        <w:rPr>
          <w:sz w:val="18"/>
          <w:szCs w:val="18"/>
          <w:lang w:eastAsia="en-GB"/>
        </w:rPr>
        <w:t xml:space="preserve">In het geval van bekendmaking of </w:t>
      </w:r>
      <w:r w:rsidR="00D32F8F" w:rsidRPr="00A7059C">
        <w:rPr>
          <w:sz w:val="18"/>
          <w:szCs w:val="18"/>
          <w:lang w:eastAsia="en-GB"/>
        </w:rPr>
        <w:t xml:space="preserve">een </w:t>
      </w:r>
      <w:r w:rsidRPr="00A7059C">
        <w:rPr>
          <w:sz w:val="18"/>
          <w:szCs w:val="18"/>
          <w:lang w:eastAsia="en-GB"/>
        </w:rPr>
        <w:t xml:space="preserve">verwachte bekendmaking van Vertrouwelijke Informatie in strijd met de voorwaarden van deze Overeenkomst, </w:t>
      </w:r>
      <w:r w:rsidR="00D32F8F" w:rsidRPr="00A7059C">
        <w:rPr>
          <w:sz w:val="18"/>
          <w:szCs w:val="18"/>
          <w:lang w:eastAsia="en-GB"/>
        </w:rPr>
        <w:t>stelt</w:t>
      </w:r>
      <w:r w:rsidRPr="00A7059C">
        <w:rPr>
          <w:sz w:val="18"/>
          <w:szCs w:val="18"/>
          <w:lang w:eastAsia="en-GB"/>
        </w:rPr>
        <w:t xml:space="preserve"> </w:t>
      </w:r>
      <w:r w:rsidR="002120AC" w:rsidRPr="00A7059C">
        <w:rPr>
          <w:sz w:val="18"/>
          <w:szCs w:val="18"/>
          <w:lang w:eastAsia="en-GB"/>
        </w:rPr>
        <w:t>de Ontvangende Partij</w:t>
      </w:r>
      <w:r w:rsidRPr="00A7059C">
        <w:rPr>
          <w:sz w:val="18"/>
          <w:szCs w:val="18"/>
          <w:lang w:eastAsia="en-GB"/>
        </w:rPr>
        <w:t xml:space="preserve"> de Bekendmakende Partij onmiddellijk </w:t>
      </w:r>
      <w:r w:rsidR="00D32F8F" w:rsidRPr="00A7059C">
        <w:rPr>
          <w:sz w:val="18"/>
          <w:szCs w:val="18"/>
          <w:lang w:eastAsia="en-GB"/>
        </w:rPr>
        <w:t xml:space="preserve">op de hoogte van </w:t>
      </w:r>
      <w:r w:rsidRPr="00A7059C">
        <w:rPr>
          <w:sz w:val="18"/>
          <w:szCs w:val="18"/>
          <w:lang w:eastAsia="en-GB"/>
        </w:rPr>
        <w:t xml:space="preserve">de Vertrouwelijke Informatie die is of zal worden bekendgemaakt en </w:t>
      </w:r>
      <w:r w:rsidR="00E04FF5" w:rsidRPr="00A7059C">
        <w:rPr>
          <w:sz w:val="18"/>
          <w:szCs w:val="18"/>
          <w:lang w:eastAsia="en-GB"/>
        </w:rPr>
        <w:t>de</w:t>
      </w:r>
      <w:r w:rsidRPr="00A7059C">
        <w:rPr>
          <w:sz w:val="18"/>
          <w:szCs w:val="18"/>
          <w:lang w:eastAsia="en-GB"/>
        </w:rPr>
        <w:t xml:space="preserve"> derden</w:t>
      </w:r>
      <w:r w:rsidR="00E04FF5" w:rsidRPr="00A7059C">
        <w:rPr>
          <w:sz w:val="18"/>
          <w:szCs w:val="18"/>
          <w:lang w:eastAsia="en-GB"/>
        </w:rPr>
        <w:t xml:space="preserve"> aan wie de Vertrouwelijke Informatie is of zal worden bekendgemaakt</w:t>
      </w:r>
      <w:r w:rsidRPr="00A7059C">
        <w:rPr>
          <w:sz w:val="18"/>
          <w:szCs w:val="18"/>
          <w:lang w:eastAsia="en-GB"/>
        </w:rPr>
        <w:t xml:space="preserve">. In een dergelijk geval helpt </w:t>
      </w:r>
      <w:r w:rsidR="002120AC" w:rsidRPr="00A7059C">
        <w:rPr>
          <w:sz w:val="18"/>
          <w:szCs w:val="18"/>
          <w:lang w:eastAsia="en-GB"/>
        </w:rPr>
        <w:t>de Ontvangende Partij</w:t>
      </w:r>
      <w:r w:rsidRPr="00A7059C">
        <w:rPr>
          <w:sz w:val="18"/>
          <w:szCs w:val="18"/>
          <w:lang w:eastAsia="en-GB"/>
        </w:rPr>
        <w:t xml:space="preserve"> de Bekendmakende Partij bij het nemen van alle maatregelen die redelijkerwijs nodig zijn om verdere bekendmaking of verspreiding van de Vertrouwelijke Informatie te beperken.</w:t>
      </w:r>
    </w:p>
    <w:p w14:paraId="05532DF1" w14:textId="77777777" w:rsidR="00BC21C2" w:rsidRPr="00A7059C" w:rsidRDefault="00F71E6B">
      <w:pPr>
        <w:widowControl w:val="0"/>
        <w:numPr>
          <w:ilvl w:val="3"/>
          <w:numId w:val="9"/>
        </w:numPr>
        <w:autoSpaceDE/>
        <w:autoSpaceDN/>
        <w:spacing w:before="240" w:after="240" w:line="276" w:lineRule="auto"/>
        <w:jc w:val="both"/>
        <w:outlineLvl w:val="0"/>
        <w:rPr>
          <w:b/>
          <w:caps/>
          <w:sz w:val="18"/>
          <w:szCs w:val="18"/>
          <w:lang w:val="en-GB" w:eastAsia="en-GB"/>
        </w:rPr>
      </w:pPr>
      <w:bookmarkStart w:id="87" w:name="20613"/>
      <w:bookmarkEnd w:id="87"/>
      <w:r w:rsidRPr="00A7059C">
        <w:rPr>
          <w:b/>
          <w:caps/>
          <w:sz w:val="18"/>
          <w:szCs w:val="18"/>
          <w:lang w:val="en-GB" w:eastAsia="en-GB"/>
        </w:rPr>
        <w:t>Uitzonderingen</w:t>
      </w:r>
    </w:p>
    <w:p w14:paraId="631617D1" w14:textId="26575422" w:rsidR="00BC21C2" w:rsidRPr="00A7059C" w:rsidRDefault="00F71E6B">
      <w:pPr>
        <w:widowControl w:val="0"/>
        <w:numPr>
          <w:ilvl w:val="4"/>
          <w:numId w:val="9"/>
        </w:numPr>
        <w:autoSpaceDE/>
        <w:autoSpaceDN/>
        <w:spacing w:after="240" w:line="276" w:lineRule="auto"/>
        <w:jc w:val="both"/>
        <w:outlineLvl w:val="1"/>
        <w:rPr>
          <w:sz w:val="18"/>
          <w:szCs w:val="18"/>
          <w:lang w:eastAsia="en-GB"/>
        </w:rPr>
      </w:pPr>
      <w:bookmarkStart w:id="88" w:name="20614"/>
      <w:bookmarkEnd w:id="88"/>
      <w:r w:rsidRPr="00A7059C">
        <w:rPr>
          <w:sz w:val="18"/>
          <w:szCs w:val="18"/>
          <w:lang w:eastAsia="en-GB"/>
        </w:rPr>
        <w:t xml:space="preserve">De verplichtingen van </w:t>
      </w:r>
      <w:r w:rsidR="002120AC" w:rsidRPr="00A7059C">
        <w:rPr>
          <w:sz w:val="18"/>
          <w:szCs w:val="18"/>
          <w:lang w:eastAsia="en-GB"/>
        </w:rPr>
        <w:t>de Ontvangende Partij</w:t>
      </w:r>
      <w:r w:rsidRPr="00A7059C">
        <w:rPr>
          <w:sz w:val="18"/>
          <w:szCs w:val="18"/>
          <w:lang w:eastAsia="en-GB"/>
        </w:rPr>
        <w:t xml:space="preserve"> </w:t>
      </w:r>
      <w:proofErr w:type="gramStart"/>
      <w:r w:rsidR="00E04FF5" w:rsidRPr="00A7059C">
        <w:rPr>
          <w:sz w:val="18"/>
          <w:szCs w:val="18"/>
          <w:lang w:eastAsia="en-GB"/>
        </w:rPr>
        <w:t>ingevolge</w:t>
      </w:r>
      <w:proofErr w:type="gramEnd"/>
      <w:r w:rsidRPr="00A7059C">
        <w:rPr>
          <w:sz w:val="18"/>
          <w:szCs w:val="18"/>
          <w:lang w:eastAsia="en-GB"/>
        </w:rPr>
        <w:t xml:space="preserve"> de Overeenkomst </w:t>
      </w:r>
      <w:r w:rsidR="00665D4F" w:rsidRPr="00A7059C">
        <w:rPr>
          <w:sz w:val="18"/>
          <w:szCs w:val="18"/>
          <w:lang w:eastAsia="en-GB"/>
        </w:rPr>
        <w:t>hebben geen betrekking op</w:t>
      </w:r>
      <w:r w:rsidRPr="00A7059C">
        <w:rPr>
          <w:sz w:val="18"/>
          <w:szCs w:val="18"/>
          <w:lang w:eastAsia="en-GB"/>
        </w:rPr>
        <w:t xml:space="preserve"> Vertrouwelijke Informatie </w:t>
      </w:r>
      <w:r w:rsidR="00665D4F" w:rsidRPr="00A7059C">
        <w:rPr>
          <w:sz w:val="18"/>
          <w:szCs w:val="18"/>
          <w:lang w:eastAsia="en-GB"/>
        </w:rPr>
        <w:t>waarvan</w:t>
      </w:r>
      <w:r w:rsidRPr="00A7059C">
        <w:rPr>
          <w:sz w:val="18"/>
          <w:szCs w:val="18"/>
          <w:lang w:eastAsia="en-GB"/>
        </w:rPr>
        <w:t xml:space="preserve"> </w:t>
      </w:r>
      <w:r w:rsidR="002120AC" w:rsidRPr="00A7059C">
        <w:rPr>
          <w:sz w:val="18"/>
          <w:szCs w:val="18"/>
          <w:lang w:eastAsia="en-GB"/>
        </w:rPr>
        <w:t>de Ontvangende Partij</w:t>
      </w:r>
      <w:r w:rsidRPr="00A7059C">
        <w:rPr>
          <w:sz w:val="18"/>
          <w:szCs w:val="18"/>
          <w:lang w:eastAsia="en-GB"/>
        </w:rPr>
        <w:t xml:space="preserve"> kan aantonen</w:t>
      </w:r>
      <w:r w:rsidR="00332E4B" w:rsidRPr="00A7059C">
        <w:rPr>
          <w:sz w:val="18"/>
          <w:szCs w:val="18"/>
          <w:lang w:eastAsia="en-GB"/>
        </w:rPr>
        <w:t xml:space="preserve"> dat</w:t>
      </w:r>
      <w:r w:rsidRPr="00A7059C">
        <w:rPr>
          <w:sz w:val="18"/>
          <w:szCs w:val="18"/>
          <w:lang w:eastAsia="en-GB"/>
        </w:rPr>
        <w:t>:</w:t>
      </w:r>
    </w:p>
    <w:p w14:paraId="619C9FA4" w14:textId="48E3AB8E" w:rsidR="00BC21C2" w:rsidRPr="00A7059C" w:rsidRDefault="002D65CC">
      <w:pPr>
        <w:widowControl w:val="0"/>
        <w:numPr>
          <w:ilvl w:val="5"/>
          <w:numId w:val="9"/>
        </w:numPr>
        <w:autoSpaceDE/>
        <w:autoSpaceDN/>
        <w:spacing w:after="240" w:line="276" w:lineRule="auto"/>
        <w:jc w:val="both"/>
        <w:outlineLvl w:val="2"/>
        <w:rPr>
          <w:sz w:val="18"/>
          <w:szCs w:val="18"/>
          <w:lang w:eastAsia="en-GB"/>
        </w:rPr>
      </w:pPr>
      <w:proofErr w:type="gramStart"/>
      <w:r w:rsidRPr="00A7059C">
        <w:rPr>
          <w:sz w:val="18"/>
          <w:szCs w:val="18"/>
          <w:lang w:eastAsia="en-GB"/>
        </w:rPr>
        <w:t>deze</w:t>
      </w:r>
      <w:proofErr w:type="gramEnd"/>
      <w:r w:rsidR="00D779E5" w:rsidRPr="00A7059C">
        <w:rPr>
          <w:sz w:val="18"/>
          <w:szCs w:val="18"/>
          <w:lang w:eastAsia="en-GB"/>
        </w:rPr>
        <w:t xml:space="preserve"> op de datum van openbaarmaking</w:t>
      </w:r>
      <w:r w:rsidRPr="00A7059C">
        <w:rPr>
          <w:sz w:val="18"/>
          <w:szCs w:val="18"/>
          <w:lang w:eastAsia="en-GB"/>
        </w:rPr>
        <w:t xml:space="preserve"> </w:t>
      </w:r>
      <w:proofErr w:type="gramStart"/>
      <w:r w:rsidR="00F71E6B" w:rsidRPr="00A7059C">
        <w:rPr>
          <w:sz w:val="18"/>
          <w:szCs w:val="18"/>
          <w:lang w:eastAsia="en-GB"/>
        </w:rPr>
        <w:t>reeds</w:t>
      </w:r>
      <w:proofErr w:type="gramEnd"/>
      <w:r w:rsidR="00F71E6B" w:rsidRPr="00A7059C">
        <w:rPr>
          <w:sz w:val="18"/>
          <w:szCs w:val="18"/>
          <w:lang w:eastAsia="en-GB"/>
        </w:rPr>
        <w:t xml:space="preserve"> in het bezit was van </w:t>
      </w:r>
      <w:r w:rsidR="002120AC" w:rsidRPr="00A7059C">
        <w:rPr>
          <w:sz w:val="18"/>
          <w:szCs w:val="18"/>
          <w:lang w:eastAsia="en-GB"/>
        </w:rPr>
        <w:t>de Ontvangende Partij</w:t>
      </w:r>
      <w:r w:rsidR="00F71E6B" w:rsidRPr="00A7059C">
        <w:rPr>
          <w:sz w:val="18"/>
          <w:szCs w:val="18"/>
          <w:lang w:eastAsia="en-GB"/>
        </w:rPr>
        <w:t>;</w:t>
      </w:r>
    </w:p>
    <w:p w14:paraId="50A533F0" w14:textId="409E1724" w:rsidR="00BC21C2" w:rsidRPr="00A7059C" w:rsidRDefault="002D65CC">
      <w:pPr>
        <w:widowControl w:val="0"/>
        <w:numPr>
          <w:ilvl w:val="5"/>
          <w:numId w:val="9"/>
        </w:numPr>
        <w:autoSpaceDE/>
        <w:autoSpaceDN/>
        <w:spacing w:after="240" w:line="276" w:lineRule="auto"/>
        <w:jc w:val="both"/>
        <w:outlineLvl w:val="2"/>
        <w:rPr>
          <w:sz w:val="18"/>
          <w:szCs w:val="18"/>
          <w:lang w:eastAsia="en-GB"/>
        </w:rPr>
      </w:pPr>
      <w:bookmarkStart w:id="89" w:name="20616"/>
      <w:bookmarkEnd w:id="89"/>
      <w:proofErr w:type="gramStart"/>
      <w:r w:rsidRPr="00A7059C">
        <w:rPr>
          <w:sz w:val="18"/>
          <w:szCs w:val="18"/>
          <w:lang w:eastAsia="en-GB"/>
        </w:rPr>
        <w:t>deze</w:t>
      </w:r>
      <w:proofErr w:type="gramEnd"/>
      <w:r w:rsidRPr="00A7059C">
        <w:rPr>
          <w:sz w:val="18"/>
          <w:szCs w:val="18"/>
          <w:lang w:eastAsia="en-GB"/>
        </w:rPr>
        <w:t xml:space="preserve"> </w:t>
      </w:r>
      <w:proofErr w:type="gramStart"/>
      <w:r w:rsidRPr="00A7059C">
        <w:rPr>
          <w:sz w:val="18"/>
          <w:szCs w:val="18"/>
          <w:lang w:eastAsia="en-GB"/>
        </w:rPr>
        <w:t>reeds</w:t>
      </w:r>
      <w:proofErr w:type="gramEnd"/>
      <w:r w:rsidR="00F71E6B" w:rsidRPr="00A7059C">
        <w:rPr>
          <w:sz w:val="18"/>
          <w:szCs w:val="18"/>
          <w:lang w:eastAsia="en-GB"/>
        </w:rPr>
        <w:t xml:space="preserve"> openbaar was of na de datum van openbaarmaking in het publieke domein is gekomen, anders dan door toedoen of nalatigheid van </w:t>
      </w:r>
      <w:r w:rsidR="002120AC" w:rsidRPr="00A7059C">
        <w:rPr>
          <w:sz w:val="18"/>
          <w:szCs w:val="18"/>
          <w:lang w:eastAsia="en-GB"/>
        </w:rPr>
        <w:t>de Ontvangende Partij</w:t>
      </w:r>
      <w:r w:rsidR="00F71E6B" w:rsidRPr="00A7059C">
        <w:rPr>
          <w:sz w:val="18"/>
          <w:szCs w:val="18"/>
          <w:lang w:eastAsia="en-GB"/>
        </w:rPr>
        <w:t>;</w:t>
      </w:r>
    </w:p>
    <w:p w14:paraId="6CC66476" w14:textId="125D7904" w:rsidR="00BC21C2" w:rsidRPr="00A7059C" w:rsidRDefault="0000356D">
      <w:pPr>
        <w:widowControl w:val="0"/>
        <w:numPr>
          <w:ilvl w:val="5"/>
          <w:numId w:val="9"/>
        </w:numPr>
        <w:autoSpaceDE/>
        <w:autoSpaceDN/>
        <w:spacing w:after="240" w:line="276" w:lineRule="auto"/>
        <w:jc w:val="both"/>
        <w:outlineLvl w:val="2"/>
        <w:rPr>
          <w:sz w:val="18"/>
          <w:szCs w:val="18"/>
          <w:lang w:eastAsia="en-GB"/>
        </w:rPr>
      </w:pPr>
      <w:bookmarkStart w:id="90" w:name="20617"/>
      <w:bookmarkEnd w:id="90"/>
      <w:proofErr w:type="gramStart"/>
      <w:r w:rsidRPr="00A7059C">
        <w:rPr>
          <w:sz w:val="18"/>
          <w:szCs w:val="18"/>
          <w:lang w:eastAsia="en-GB"/>
        </w:rPr>
        <w:t>deze</w:t>
      </w:r>
      <w:proofErr w:type="gramEnd"/>
      <w:r w:rsidRPr="00A7059C">
        <w:rPr>
          <w:sz w:val="18"/>
          <w:szCs w:val="18"/>
          <w:lang w:eastAsia="en-GB"/>
        </w:rPr>
        <w:t xml:space="preserve"> </w:t>
      </w:r>
      <w:r w:rsidR="00F71E6B" w:rsidRPr="00A7059C">
        <w:rPr>
          <w:sz w:val="18"/>
          <w:szCs w:val="18"/>
          <w:lang w:eastAsia="en-GB"/>
        </w:rPr>
        <w:t xml:space="preserve">onafhankelijk en zonder verplichting tot geheimhouding </w:t>
      </w:r>
      <w:r w:rsidRPr="00A7059C">
        <w:rPr>
          <w:sz w:val="18"/>
          <w:szCs w:val="18"/>
          <w:lang w:eastAsia="en-GB"/>
        </w:rPr>
        <w:t xml:space="preserve">van een derde </w:t>
      </w:r>
      <w:r w:rsidR="00F71E6B" w:rsidRPr="00A7059C">
        <w:rPr>
          <w:sz w:val="18"/>
          <w:szCs w:val="18"/>
          <w:lang w:eastAsia="en-GB"/>
        </w:rPr>
        <w:t>werd verkregen; of</w:t>
      </w:r>
    </w:p>
    <w:p w14:paraId="120900C0" w14:textId="694DFB2D" w:rsidR="00BC21C2" w:rsidRPr="00A7059C" w:rsidRDefault="0000356D">
      <w:pPr>
        <w:widowControl w:val="0"/>
        <w:numPr>
          <w:ilvl w:val="5"/>
          <w:numId w:val="9"/>
        </w:numPr>
        <w:autoSpaceDE/>
        <w:autoSpaceDN/>
        <w:spacing w:after="240" w:line="276" w:lineRule="auto"/>
        <w:jc w:val="both"/>
        <w:outlineLvl w:val="2"/>
        <w:rPr>
          <w:sz w:val="18"/>
          <w:szCs w:val="18"/>
          <w:lang w:eastAsia="en-GB"/>
        </w:rPr>
      </w:pPr>
      <w:bookmarkStart w:id="91" w:name="20618"/>
      <w:bookmarkEnd w:id="91"/>
      <w:proofErr w:type="gramStart"/>
      <w:r w:rsidRPr="00A7059C">
        <w:rPr>
          <w:sz w:val="18"/>
          <w:szCs w:val="18"/>
          <w:lang w:eastAsia="en-GB"/>
        </w:rPr>
        <w:t>deze</w:t>
      </w:r>
      <w:proofErr w:type="gramEnd"/>
      <w:r w:rsidRPr="00A7059C">
        <w:rPr>
          <w:sz w:val="18"/>
          <w:szCs w:val="18"/>
          <w:lang w:eastAsia="en-GB"/>
        </w:rPr>
        <w:t xml:space="preserve"> </w:t>
      </w:r>
      <w:r w:rsidR="00F71E6B" w:rsidRPr="00A7059C">
        <w:rPr>
          <w:sz w:val="18"/>
          <w:szCs w:val="18"/>
          <w:lang w:eastAsia="en-GB"/>
        </w:rPr>
        <w:t xml:space="preserve">door </w:t>
      </w:r>
      <w:r w:rsidR="002120AC" w:rsidRPr="00A7059C">
        <w:rPr>
          <w:sz w:val="18"/>
          <w:szCs w:val="18"/>
          <w:lang w:eastAsia="en-GB"/>
        </w:rPr>
        <w:t>de Ontvangende Partij</w:t>
      </w:r>
      <w:r w:rsidR="00F71E6B" w:rsidRPr="00A7059C">
        <w:rPr>
          <w:sz w:val="18"/>
          <w:szCs w:val="18"/>
          <w:lang w:eastAsia="en-GB"/>
        </w:rPr>
        <w:t xml:space="preserve"> onafhankelijk van de Vertrouwelijke Informatie van de Bekendmakende Partij</w:t>
      </w:r>
      <w:r w:rsidR="003A4AA6" w:rsidRPr="00A7059C">
        <w:rPr>
          <w:sz w:val="18"/>
          <w:szCs w:val="18"/>
          <w:lang w:eastAsia="en-GB"/>
        </w:rPr>
        <w:t xml:space="preserve"> is ontwikkeld</w:t>
      </w:r>
      <w:r w:rsidR="00F71E6B" w:rsidRPr="00A7059C">
        <w:rPr>
          <w:sz w:val="18"/>
          <w:szCs w:val="18"/>
          <w:lang w:eastAsia="en-GB"/>
        </w:rPr>
        <w:t>, zoals door schriftelijke verslagen</w:t>
      </w:r>
      <w:r w:rsidRPr="00A7059C">
        <w:rPr>
          <w:sz w:val="18"/>
          <w:szCs w:val="18"/>
          <w:lang w:eastAsia="en-GB"/>
        </w:rPr>
        <w:t xml:space="preserve"> kan worden aangetoond</w:t>
      </w:r>
      <w:r w:rsidR="00F71E6B" w:rsidRPr="00A7059C">
        <w:rPr>
          <w:sz w:val="18"/>
          <w:szCs w:val="18"/>
          <w:lang w:eastAsia="en-GB"/>
        </w:rPr>
        <w:t>.</w:t>
      </w:r>
    </w:p>
    <w:p w14:paraId="7E6E7F37" w14:textId="0D50B413" w:rsidR="00BC21C2" w:rsidRPr="00A7059C" w:rsidRDefault="00F71E6B">
      <w:pPr>
        <w:widowControl w:val="0"/>
        <w:numPr>
          <w:ilvl w:val="4"/>
          <w:numId w:val="9"/>
        </w:numPr>
        <w:autoSpaceDE/>
        <w:autoSpaceDN/>
        <w:spacing w:after="240" w:line="276" w:lineRule="auto"/>
        <w:jc w:val="both"/>
        <w:outlineLvl w:val="1"/>
        <w:rPr>
          <w:sz w:val="18"/>
          <w:szCs w:val="18"/>
          <w:lang w:eastAsia="en-GB"/>
        </w:rPr>
      </w:pPr>
      <w:r w:rsidRPr="00A7059C">
        <w:rPr>
          <w:sz w:val="18"/>
          <w:szCs w:val="18"/>
          <w:lang w:eastAsia="en-GB"/>
        </w:rPr>
        <w:t>[[IF FranchiseCarveOut=Keep]]{{CounterpartyDesignation}} erkent dat HEMA een franchiseorganisatie exploiteert en dat zij mogelijk informatie, waaronder Vertrouwelijke Informatie, moet delen met haar franchisenemers of de belangenvereniging van franchisenemers VAB, een vereniging naar Nederlands recht, statutair gevestigd te Rotterdam en kantoorhoudende te {{VABOffice}}, ingeschreven in het handelsregister van de Nederlandse Kamer van Koophandel onder nummer {{VABKvK}} (hierna te noemen “VAB”). Derhalve komen Partijen overeen dat uit hoofde van de Overeenkomst de verplichtingen van HEMA als Ontvangende Partij zich niet uitstrekken tot Vertrouwelijke Informatie die zij deelt met haar franchisenemers of VAB.  [[END]]</w:t>
      </w:r>
      <w:r w:rsidR="00572A43">
        <w:rPr>
          <w:sz w:val="18"/>
          <w:szCs w:val="18"/>
          <w:lang w:eastAsia="en-GB"/>
        </w:rPr>
      </w:r>
      <w:r w:rsidRPr="00A7059C">
        <w:rPr>
          <w:sz w:val="18"/>
          <w:szCs w:val="18"/>
          <w:lang w:eastAsia="en-GB"/>
        </w:rPr>
      </w:r>
      <w:proofErr w:type="gramStart"/>
      <w:r w:rsidRPr="00A7059C">
        <w:rPr>
          <w:sz w:val="18"/>
          <w:szCs w:val="18"/>
          <w:lang w:eastAsia="en-GB"/>
        </w:rPr>
      </w:r>
      <w:proofErr w:type="gramEnd"/>
      <w:r w:rsidRPr="00A7059C">
        <w:rPr>
          <w:sz w:val="18"/>
          <w:szCs w:val="18"/>
          <w:lang w:eastAsia="en-GB"/>
        </w:rPr>
      </w:r>
      <w:r w:rsidR="003A4AA6" w:rsidRPr="00A7059C">
        <w:rPr>
          <w:sz w:val="18"/>
          <w:szCs w:val="18"/>
          <w:lang w:eastAsia="en-GB"/>
        </w:rPr>
      </w:r>
      <w:r w:rsidRPr="00A7059C">
        <w:rPr>
          <w:sz w:val="18"/>
          <w:szCs w:val="18"/>
          <w:lang w:eastAsia="en-GB"/>
        </w:rPr>
      </w:r>
      <w:r w:rsidR="003A4AA6" w:rsidRPr="00A7059C">
        <w:rPr>
          <w:sz w:val="18"/>
          <w:szCs w:val="18"/>
          <w:lang w:eastAsia="en-GB"/>
        </w:rPr>
      </w:r>
      <w:r w:rsidRPr="00A7059C">
        <w:rPr>
          <w:sz w:val="18"/>
          <w:szCs w:val="18"/>
          <w:lang w:eastAsia="en-GB"/>
        </w:rPr>
      </w:r>
      <w:r w:rsidR="002A2EFF" w:rsidRPr="00A7059C">
        <w:rPr>
          <w:sz w:val="18"/>
          <w:szCs w:val="18"/>
          <w:lang w:eastAsia="en-GB"/>
        </w:rPr>
      </w:r>
      <w:r w:rsidRPr="00A7059C">
        <w:rPr>
          <w:sz w:val="18"/>
          <w:szCs w:val="18"/>
          <w:lang w:eastAsia="en-GB"/>
        </w:rPr>
      </w:r>
      <w:r w:rsidR="00572A43">
        <w:rPr>
          <w:sz w:val="18"/>
          <w:szCs w:val="18"/>
          <w:lang w:eastAsia="en-GB"/>
        </w:rPr>
      </w:r>
      <w:r w:rsidRPr="00A7059C">
        <w:rPr>
          <w:sz w:val="18"/>
          <w:szCs w:val="18"/>
          <w:lang w:eastAsia="en-GB"/>
        </w:rPr>
      </w:r>
      <w:r w:rsidR="00D9449D" w:rsidRPr="00A7059C">
        <w:rPr>
          <w:sz w:val="18"/>
          <w:szCs w:val="18"/>
          <w:lang w:eastAsia="en-GB"/>
        </w:rPr>
      </w:r>
      <w:r w:rsidRPr="00A7059C">
        <w:rPr>
          <w:sz w:val="18"/>
          <w:szCs w:val="18"/>
          <w:lang w:eastAsia="en-GB"/>
        </w:rPr>
      </w:r>
      <w:r w:rsidR="00572A43">
        <w:rPr>
          <w:sz w:val="18"/>
          <w:szCs w:val="18"/>
          <w:lang w:eastAsia="en-GB"/>
        </w:rPr>
      </w:r>
      <w:r w:rsidRPr="00A7059C">
        <w:rPr>
          <w:sz w:val="18"/>
          <w:szCs w:val="18"/>
          <w:lang w:eastAsia="en-GB"/>
        </w:rPr>
      </w:r>
      <w:proofErr w:type="gramStart"/>
      <w:r w:rsidRPr="00A7059C">
        <w:rPr>
          <w:sz w:val="18"/>
          <w:szCs w:val="18"/>
          <w:lang w:eastAsia="en-GB"/>
        </w:rPr>
      </w:r>
      <w:proofErr w:type="gramEnd"/>
      <w:r w:rsidRPr="00A7059C">
        <w:rPr>
          <w:sz w:val="18"/>
          <w:szCs w:val="18"/>
          <w:lang w:eastAsia="en-GB"/>
        </w:rPr>
      </w:r>
      <w:r w:rsidRPr="00A7059C">
        <w:rPr>
          <w:b/>
          <w:bCs/>
          <w:sz w:val="18"/>
          <w:szCs w:val="18"/>
          <w:lang w:eastAsia="en-GB"/>
        </w:rPr>
      </w:r>
      <w:r w:rsidRPr="00A7059C">
        <w:rPr>
          <w:sz w:val="18"/>
          <w:szCs w:val="18"/>
          <w:lang w:eastAsia="en-GB"/>
        </w:rPr>
      </w:r>
      <w:proofErr w:type="gramStart"/>
      <w:r w:rsidRPr="00A7059C">
        <w:rPr>
          <w:sz w:val="18"/>
          <w:szCs w:val="18"/>
          <w:lang w:eastAsia="en-GB"/>
        </w:rPr>
      </w:r>
      <w:proofErr w:type="gramEnd"/>
      <w:r w:rsidRPr="00A7059C">
        <w:rPr>
          <w:sz w:val="18"/>
          <w:szCs w:val="18"/>
          <w:lang w:eastAsia="en-GB"/>
        </w:rPr>
      </w:r>
      <w:r w:rsidR="00DA1448" w:rsidRPr="00A7059C">
        <w:rPr>
          <w:sz w:val="18"/>
          <w:szCs w:val="18"/>
          <w:lang w:eastAsia="en-GB"/>
        </w:rPr>
      </w:r>
      <w:r w:rsidR="00DD2064" w:rsidRPr="00A7059C">
        <w:rPr>
          <w:sz w:val="18"/>
          <w:szCs w:val="18"/>
          <w:lang w:eastAsia="en-GB"/>
        </w:rPr>
      </w:r>
      <w:r w:rsidR="00572A43">
        <w:rPr>
          <w:sz w:val="18"/>
          <w:szCs w:val="18"/>
          <w:lang w:eastAsia="en-GB"/>
        </w:rPr>
      </w:r>
      <w:r w:rsidR="00DD2064" w:rsidRPr="00A7059C">
        <w:rPr>
          <w:sz w:val="18"/>
          <w:szCs w:val="18"/>
          <w:lang w:eastAsia="en-GB"/>
        </w:rPr>
      </w:r>
      <w:proofErr w:type="gramStart"/>
      <w:r w:rsidR="00DD2064" w:rsidRPr="00A7059C">
        <w:rPr>
          <w:sz w:val="18"/>
          <w:szCs w:val="18"/>
          <w:lang w:eastAsia="en-GB"/>
        </w:rPr>
      </w:r>
      <w:proofErr w:type="gramEnd"/>
      <w:r w:rsidR="00DD2064" w:rsidRPr="00A7059C">
        <w:rPr>
          <w:sz w:val="18"/>
          <w:szCs w:val="18"/>
          <w:lang w:eastAsia="en-GB"/>
        </w:rPr>
      </w:r>
      <w:r w:rsidR="00D9449D" w:rsidRPr="00A7059C">
        <w:rPr>
          <w:sz w:val="18"/>
          <w:szCs w:val="18"/>
          <w:lang w:eastAsia="en-GB"/>
        </w:rPr>
      </w:r>
      <w:r w:rsidR="00DD2064" w:rsidRPr="00A7059C">
        <w:rPr>
          <w:sz w:val="18"/>
          <w:szCs w:val="18"/>
          <w:lang w:eastAsia="en-GB"/>
        </w:rPr>
      </w:r>
      <w:r w:rsidR="00DD2064" w:rsidRPr="00A7059C">
        <w:rPr>
          <w:sz w:val="18"/>
          <w:szCs w:val="18"/>
          <w:lang w:eastAsia="en-GB"/>
        </w:rPr>
      </w:r>
      <w:r w:rsidRPr="00A7059C">
        <w:rPr>
          <w:sz w:val="18"/>
          <w:szCs w:val="18"/>
          <w:lang w:eastAsia="en-GB"/>
        </w:rPr>
      </w:r>
      <w:r w:rsidR="00D9449D" w:rsidRPr="00A7059C">
        <w:rPr>
          <w:sz w:val="18"/>
          <w:szCs w:val="18"/>
          <w:lang w:eastAsia="en-GB"/>
        </w:rPr>
      </w:r>
      <w:r w:rsidR="00DA1448" w:rsidRPr="00A7059C">
        <w:rPr>
          <w:sz w:val="18"/>
          <w:szCs w:val="18"/>
          <w:lang w:eastAsia="en-GB"/>
        </w:rPr>
      </w:r>
    </w:p>
    <w:p w14:paraId="70136D65" w14:textId="349543C2" w:rsidR="00BC21C2" w:rsidRPr="00A7059C" w:rsidRDefault="00F71E6B">
      <w:pPr>
        <w:widowControl w:val="0"/>
        <w:numPr>
          <w:ilvl w:val="4"/>
          <w:numId w:val="9"/>
        </w:numPr>
        <w:autoSpaceDE/>
        <w:autoSpaceDN/>
        <w:spacing w:after="240" w:line="276" w:lineRule="auto"/>
        <w:jc w:val="both"/>
        <w:outlineLvl w:val="1"/>
        <w:rPr>
          <w:sz w:val="18"/>
          <w:szCs w:val="18"/>
          <w:lang w:eastAsia="en-GB"/>
        </w:rPr>
      </w:pPr>
      <w:r w:rsidRPr="00A7059C">
        <w:rPr>
          <w:sz w:val="18"/>
          <w:szCs w:val="18"/>
          <w:lang w:eastAsia="en-GB"/>
        </w:rPr>
        <w:t xml:space="preserve">Elke Partij mag </w:t>
      </w:r>
      <w:r w:rsidR="00402A51" w:rsidRPr="00A7059C">
        <w:rPr>
          <w:sz w:val="18"/>
          <w:szCs w:val="18"/>
          <w:lang w:eastAsia="en-GB"/>
        </w:rPr>
        <w:t xml:space="preserve">de minimaal vereiste </w:t>
      </w:r>
      <w:r w:rsidRPr="00A7059C">
        <w:rPr>
          <w:sz w:val="18"/>
          <w:szCs w:val="18"/>
          <w:lang w:eastAsia="en-GB"/>
        </w:rPr>
        <w:t xml:space="preserve">Vertrouwelijke Informatie </w:t>
      </w:r>
      <w:r w:rsidR="00652387" w:rsidRPr="00A7059C">
        <w:rPr>
          <w:sz w:val="18"/>
          <w:szCs w:val="18"/>
          <w:lang w:eastAsia="en-GB"/>
        </w:rPr>
        <w:t xml:space="preserve">bekendmaken </w:t>
      </w:r>
      <w:r w:rsidR="00613F8E" w:rsidRPr="00A7059C">
        <w:rPr>
          <w:sz w:val="18"/>
          <w:szCs w:val="18"/>
          <w:lang w:eastAsia="en-GB"/>
        </w:rPr>
        <w:t>op grond van</w:t>
      </w:r>
      <w:r w:rsidRPr="00A7059C">
        <w:rPr>
          <w:sz w:val="18"/>
          <w:szCs w:val="18"/>
          <w:lang w:eastAsia="en-GB"/>
        </w:rPr>
        <w:t>:</w:t>
      </w:r>
    </w:p>
    <w:p w14:paraId="3458A4D1" w14:textId="77777777" w:rsidR="00BC21C2" w:rsidRPr="00A7059C" w:rsidRDefault="00F71E6B">
      <w:pPr>
        <w:widowControl w:val="0"/>
        <w:numPr>
          <w:ilvl w:val="5"/>
          <w:numId w:val="9"/>
        </w:numPr>
        <w:autoSpaceDE/>
        <w:autoSpaceDN/>
        <w:spacing w:after="240" w:line="276" w:lineRule="auto"/>
        <w:jc w:val="both"/>
        <w:outlineLvl w:val="2"/>
        <w:rPr>
          <w:sz w:val="18"/>
          <w:szCs w:val="18"/>
          <w:lang w:eastAsia="en-GB"/>
        </w:rPr>
      </w:pPr>
      <w:bookmarkStart w:id="92" w:name="25342"/>
      <w:bookmarkEnd w:id="92"/>
      <w:proofErr w:type="gramStart"/>
      <w:r w:rsidRPr="00A7059C">
        <w:rPr>
          <w:sz w:val="18"/>
          <w:szCs w:val="18"/>
          <w:lang w:eastAsia="en-GB"/>
        </w:rPr>
        <w:t>een</w:t>
      </w:r>
      <w:proofErr w:type="gramEnd"/>
      <w:r w:rsidRPr="00A7059C">
        <w:rPr>
          <w:sz w:val="18"/>
          <w:szCs w:val="18"/>
          <w:lang w:eastAsia="en-GB"/>
        </w:rPr>
        <w:t xml:space="preserve"> bevel van een bevoegde rechtbank of een bevoegde gerechtelijke, overheids- of regelgevende instantie; of</w:t>
      </w:r>
    </w:p>
    <w:p w14:paraId="47B7B9C5" w14:textId="2732E503" w:rsidR="00BC21C2" w:rsidRPr="00A7059C" w:rsidRDefault="00F71E6B">
      <w:pPr>
        <w:widowControl w:val="0"/>
        <w:numPr>
          <w:ilvl w:val="5"/>
          <w:numId w:val="9"/>
        </w:numPr>
        <w:autoSpaceDE/>
        <w:autoSpaceDN/>
        <w:spacing w:after="240" w:line="276" w:lineRule="auto"/>
        <w:jc w:val="both"/>
        <w:outlineLvl w:val="2"/>
        <w:rPr>
          <w:sz w:val="18"/>
          <w:szCs w:val="18"/>
          <w:lang w:eastAsia="en-GB"/>
        </w:rPr>
      </w:pPr>
      <w:bookmarkStart w:id="93" w:name="25343"/>
      <w:bookmarkEnd w:id="93"/>
      <w:proofErr w:type="gramStart"/>
      <w:r w:rsidRPr="00A7059C">
        <w:rPr>
          <w:sz w:val="18"/>
          <w:szCs w:val="18"/>
          <w:lang w:eastAsia="en-GB"/>
        </w:rPr>
        <w:t>regels</w:t>
      </w:r>
      <w:proofErr w:type="gramEnd"/>
      <w:r w:rsidRPr="00A7059C">
        <w:rPr>
          <w:sz w:val="18"/>
          <w:szCs w:val="18"/>
          <w:lang w:eastAsia="en-GB"/>
        </w:rPr>
        <w:t xml:space="preserve"> van een noteringsautoriteit of effectenbeurs waaraan de aandelen van </w:t>
      </w:r>
      <w:r w:rsidR="00613F8E" w:rsidRPr="00A7059C">
        <w:rPr>
          <w:sz w:val="18"/>
          <w:szCs w:val="18"/>
          <w:lang w:eastAsia="en-GB"/>
        </w:rPr>
        <w:t>éé</w:t>
      </w:r>
      <w:r w:rsidRPr="00A7059C">
        <w:rPr>
          <w:sz w:val="18"/>
          <w:szCs w:val="18"/>
          <w:lang w:eastAsia="en-GB"/>
        </w:rPr>
        <w:t xml:space="preserve">n van haar </w:t>
      </w:r>
      <w:del w:id="94" w:author="HEMA Legal" w:date="2026-06-01T10:54:00Z" w16du:dateUtc="2026-06-01T08:54:00Z">
        <w:r w:rsidRPr="00A7059C" w:rsidDel="00CD3812">
          <w:rPr>
            <w:sz w:val="18"/>
            <w:szCs w:val="18"/>
            <w:lang w:eastAsia="en-GB"/>
          </w:rPr>
          <w:delText>Gelieerde Ondernemingen</w:delText>
        </w:r>
      </w:del>
      <w:ins w:id="95" w:author="HEMA Legal" w:date="2026-06-01T10:54:00Z" w16du:dateUtc="2026-06-01T08:54:00Z">
        <w:r w:rsidR="00CD3812">
          <w:rPr>
            <w:sz w:val="18"/>
            <w:szCs w:val="18"/>
            <w:lang w:eastAsia="en-GB"/>
          </w:rPr>
          <w:t>Groepsmaatschappijen</w:t>
        </w:r>
      </w:ins>
      <w:r w:rsidRPr="00A7059C">
        <w:rPr>
          <w:sz w:val="18"/>
          <w:szCs w:val="18"/>
          <w:lang w:eastAsia="en-GB"/>
        </w:rPr>
        <w:t xml:space="preserve"> zijn genoteerd; of</w:t>
      </w:r>
    </w:p>
    <w:p w14:paraId="6E5E9E38" w14:textId="2BECB249" w:rsidR="00BC21C2" w:rsidRPr="00A7059C" w:rsidRDefault="00F71E6B">
      <w:pPr>
        <w:widowControl w:val="0"/>
        <w:numPr>
          <w:ilvl w:val="5"/>
          <w:numId w:val="9"/>
        </w:numPr>
        <w:autoSpaceDE/>
        <w:autoSpaceDN/>
        <w:spacing w:after="240" w:line="276" w:lineRule="auto"/>
        <w:jc w:val="both"/>
        <w:outlineLvl w:val="2"/>
        <w:rPr>
          <w:sz w:val="18"/>
          <w:szCs w:val="18"/>
          <w:lang w:eastAsia="en-GB"/>
        </w:rPr>
      </w:pPr>
      <w:bookmarkStart w:id="96" w:name="25344"/>
      <w:bookmarkEnd w:id="96"/>
      <w:proofErr w:type="gramStart"/>
      <w:r w:rsidRPr="00A7059C">
        <w:rPr>
          <w:sz w:val="18"/>
          <w:szCs w:val="18"/>
          <w:lang w:eastAsia="en-GB"/>
        </w:rPr>
        <w:t>de</w:t>
      </w:r>
      <w:proofErr w:type="gramEnd"/>
      <w:r w:rsidRPr="00A7059C">
        <w:rPr>
          <w:sz w:val="18"/>
          <w:szCs w:val="18"/>
          <w:lang w:eastAsia="en-GB"/>
        </w:rPr>
        <w:t xml:space="preserve"> wet- of regelgeving van </w:t>
      </w:r>
      <w:r w:rsidR="002210F0" w:rsidRPr="00A7059C">
        <w:rPr>
          <w:sz w:val="18"/>
          <w:szCs w:val="18"/>
          <w:lang w:eastAsia="en-GB"/>
        </w:rPr>
        <w:t>een</w:t>
      </w:r>
      <w:r w:rsidRPr="00A7059C">
        <w:rPr>
          <w:sz w:val="18"/>
          <w:szCs w:val="18"/>
          <w:lang w:eastAsia="en-GB"/>
        </w:rPr>
        <w:t xml:space="preserve"> land met </w:t>
      </w:r>
      <w:r w:rsidR="00613F8E" w:rsidRPr="00A7059C">
        <w:rPr>
          <w:sz w:val="18"/>
          <w:szCs w:val="18"/>
          <w:lang w:eastAsia="en-GB"/>
        </w:rPr>
        <w:t>bevoegdheid in verband met</w:t>
      </w:r>
      <w:r w:rsidRPr="00A7059C">
        <w:rPr>
          <w:sz w:val="18"/>
          <w:szCs w:val="18"/>
          <w:lang w:eastAsia="en-GB"/>
        </w:rPr>
        <w:t xml:space="preserve"> de zaken van </w:t>
      </w:r>
      <w:r w:rsidR="00613F8E" w:rsidRPr="00A7059C">
        <w:rPr>
          <w:sz w:val="18"/>
          <w:szCs w:val="18"/>
          <w:lang w:eastAsia="en-GB"/>
        </w:rPr>
        <w:t>een</w:t>
      </w:r>
      <w:r w:rsidR="002210F0" w:rsidRPr="00A7059C">
        <w:rPr>
          <w:sz w:val="18"/>
          <w:szCs w:val="18"/>
          <w:lang w:eastAsia="en-GB"/>
        </w:rPr>
        <w:t xml:space="preserve"> </w:t>
      </w:r>
      <w:r w:rsidRPr="00A7059C">
        <w:rPr>
          <w:sz w:val="18"/>
          <w:szCs w:val="18"/>
          <w:lang w:eastAsia="en-GB"/>
        </w:rPr>
        <w:t xml:space="preserve">Partij of haar </w:t>
      </w:r>
      <w:del w:id="97" w:author="HEMA Legal" w:date="2026-06-01T10:54:00Z" w16du:dateUtc="2026-06-01T08:54:00Z">
        <w:r w:rsidRPr="00A7059C" w:rsidDel="00CD3812">
          <w:rPr>
            <w:sz w:val="18"/>
            <w:szCs w:val="18"/>
            <w:lang w:eastAsia="en-GB"/>
          </w:rPr>
          <w:delText>Gelieerde Ondernemingen</w:delText>
        </w:r>
      </w:del>
      <w:ins w:id="98" w:author="HEMA Legal" w:date="2026-06-01T10:54:00Z" w16du:dateUtc="2026-06-01T08:54:00Z">
        <w:r w:rsidR="00CD3812">
          <w:rPr>
            <w:sz w:val="18"/>
            <w:szCs w:val="18"/>
            <w:lang w:eastAsia="en-GB"/>
          </w:rPr>
          <w:t>Groepsmaatschappijen</w:t>
        </w:r>
      </w:ins>
      <w:r w:rsidRPr="00A7059C">
        <w:rPr>
          <w:sz w:val="18"/>
          <w:szCs w:val="18"/>
          <w:lang w:eastAsia="en-GB"/>
        </w:rPr>
        <w:t>.</w:t>
      </w:r>
    </w:p>
    <w:p w14:paraId="3EE8BA83" w14:textId="2D5FB96A" w:rsidR="00BC21C2" w:rsidRPr="00A7059C" w:rsidRDefault="00F71E6B">
      <w:pPr>
        <w:widowControl w:val="0"/>
        <w:numPr>
          <w:ilvl w:val="3"/>
          <w:numId w:val="11"/>
        </w:numPr>
        <w:autoSpaceDE/>
        <w:autoSpaceDN/>
        <w:spacing w:after="240" w:line="276" w:lineRule="auto"/>
        <w:jc w:val="both"/>
        <w:rPr>
          <w:sz w:val="18"/>
          <w:szCs w:val="18"/>
          <w:lang w:eastAsia="en-GB"/>
        </w:rPr>
      </w:pPr>
      <w:bookmarkStart w:id="99" w:name="25345"/>
      <w:bookmarkStart w:id="100" w:name="25350"/>
      <w:bookmarkStart w:id="101" w:name="25351"/>
      <w:bookmarkEnd w:id="99"/>
      <w:bookmarkEnd w:id="100"/>
      <w:bookmarkEnd w:id="101"/>
      <w:r w:rsidRPr="00A7059C">
        <w:rPr>
          <w:sz w:val="18"/>
          <w:szCs w:val="18"/>
          <w:lang w:eastAsia="en-GB"/>
        </w:rPr>
        <w:t xml:space="preserve">In </w:t>
      </w:r>
      <w:r w:rsidR="002436E1" w:rsidRPr="00A7059C">
        <w:rPr>
          <w:sz w:val="18"/>
          <w:szCs w:val="18"/>
          <w:lang w:eastAsia="en-GB"/>
        </w:rPr>
        <w:t>geval</w:t>
      </w:r>
      <w:r w:rsidRPr="00A7059C">
        <w:rPr>
          <w:sz w:val="18"/>
          <w:szCs w:val="18"/>
          <w:lang w:eastAsia="en-GB"/>
        </w:rPr>
        <w:t xml:space="preserve"> </w:t>
      </w:r>
      <w:r w:rsidR="001243C6" w:rsidRPr="00A7059C">
        <w:rPr>
          <w:sz w:val="18"/>
          <w:szCs w:val="18"/>
          <w:lang w:eastAsia="en-GB"/>
        </w:rPr>
        <w:t xml:space="preserve">Vertrouwelijke Informatie </w:t>
      </w:r>
      <w:r w:rsidRPr="00A7059C">
        <w:rPr>
          <w:sz w:val="18"/>
          <w:szCs w:val="18"/>
          <w:lang w:eastAsia="en-GB"/>
        </w:rPr>
        <w:t>onder dit artikel 4</w:t>
      </w:r>
      <w:r w:rsidR="00DD538F" w:rsidRPr="00A7059C">
        <w:rPr>
          <w:sz w:val="18"/>
          <w:szCs w:val="18"/>
          <w:lang w:eastAsia="en-GB"/>
        </w:rPr>
        <w:t xml:space="preserve"> openbaar wordt gemaakt</w:t>
      </w:r>
      <w:r w:rsidRPr="00A7059C">
        <w:rPr>
          <w:sz w:val="18"/>
          <w:szCs w:val="18"/>
          <w:lang w:eastAsia="en-GB"/>
        </w:rPr>
        <w:t>.</w:t>
      </w:r>
      <w:r w:rsidR="001243C6" w:rsidRPr="00A7059C">
        <w:rPr>
          <w:sz w:val="18"/>
          <w:szCs w:val="18"/>
          <w:lang w:eastAsia="en-GB"/>
        </w:rPr>
        <w:t xml:space="preserve">, zal </w:t>
      </w:r>
      <w:r w:rsidR="002120AC" w:rsidRPr="00A7059C">
        <w:rPr>
          <w:sz w:val="18"/>
          <w:szCs w:val="18"/>
          <w:lang w:eastAsia="en-GB"/>
        </w:rPr>
        <w:t>de Ontvangende Partij</w:t>
      </w:r>
      <w:r w:rsidR="005C077F" w:rsidRPr="00A7059C">
        <w:rPr>
          <w:sz w:val="18"/>
          <w:szCs w:val="18"/>
          <w:lang w:eastAsia="en-GB"/>
        </w:rPr>
        <w:t xml:space="preserve">, </w:t>
      </w:r>
      <w:r w:rsidR="001243C6" w:rsidRPr="00A7059C">
        <w:rPr>
          <w:sz w:val="18"/>
          <w:szCs w:val="18"/>
          <w:lang w:eastAsia="en-GB"/>
        </w:rPr>
        <w:t>voor zover wettelijk toegestaan</w:t>
      </w:r>
      <w:r w:rsidR="005C077F" w:rsidRPr="00A7059C">
        <w:rPr>
          <w:sz w:val="18"/>
          <w:szCs w:val="18"/>
          <w:lang w:eastAsia="en-GB"/>
        </w:rPr>
        <w:t xml:space="preserve">, </w:t>
      </w:r>
      <w:r w:rsidR="001243C6" w:rsidRPr="00A7059C">
        <w:rPr>
          <w:sz w:val="18"/>
          <w:szCs w:val="18"/>
          <w:lang w:eastAsia="en-GB"/>
        </w:rPr>
        <w:t xml:space="preserve">de andere Partij onmiddellijk na de </w:t>
      </w:r>
      <w:r w:rsidR="00DD538F" w:rsidRPr="00A7059C">
        <w:rPr>
          <w:sz w:val="18"/>
          <w:szCs w:val="18"/>
          <w:lang w:eastAsia="en-GB"/>
        </w:rPr>
        <w:t>openbaarmaking</w:t>
      </w:r>
      <w:r w:rsidR="001243C6" w:rsidRPr="00A7059C">
        <w:rPr>
          <w:sz w:val="18"/>
          <w:szCs w:val="18"/>
          <w:lang w:eastAsia="en-GB"/>
        </w:rPr>
        <w:t xml:space="preserve"> </w:t>
      </w:r>
      <w:r w:rsidR="00B53BBB" w:rsidRPr="00A7059C">
        <w:rPr>
          <w:sz w:val="18"/>
          <w:szCs w:val="18"/>
          <w:lang w:eastAsia="en-GB"/>
        </w:rPr>
        <w:t>op de hoogte stellen</w:t>
      </w:r>
      <w:r w:rsidR="001243C6" w:rsidRPr="00A7059C">
        <w:rPr>
          <w:sz w:val="18"/>
          <w:szCs w:val="18"/>
          <w:lang w:eastAsia="en-GB"/>
        </w:rPr>
        <w:t xml:space="preserve"> over de volledige omstandigheden van de </w:t>
      </w:r>
      <w:r w:rsidR="00DD538F" w:rsidRPr="00A7059C">
        <w:rPr>
          <w:sz w:val="18"/>
          <w:szCs w:val="18"/>
          <w:lang w:eastAsia="en-GB"/>
        </w:rPr>
        <w:t>openbaarmaking</w:t>
      </w:r>
      <w:r w:rsidR="001243C6" w:rsidRPr="00A7059C">
        <w:rPr>
          <w:sz w:val="18"/>
          <w:szCs w:val="18"/>
          <w:lang w:eastAsia="en-GB"/>
        </w:rPr>
        <w:t xml:space="preserve"> en de informatie die </w:t>
      </w:r>
      <w:r w:rsidR="00DD538F" w:rsidRPr="00A7059C">
        <w:rPr>
          <w:sz w:val="18"/>
          <w:szCs w:val="18"/>
          <w:lang w:eastAsia="en-GB"/>
        </w:rPr>
        <w:t>openbaar is gemaakt</w:t>
      </w:r>
      <w:r w:rsidR="001243C6" w:rsidRPr="00A7059C">
        <w:rPr>
          <w:sz w:val="18"/>
          <w:szCs w:val="18"/>
          <w:lang w:eastAsia="en-GB"/>
        </w:rPr>
        <w:t>.</w:t>
      </w:r>
    </w:p>
    <w:p w14:paraId="01480A49" w14:textId="3C41B849" w:rsidR="00BC21C2" w:rsidRPr="00A7059C" w:rsidRDefault="00F3623D">
      <w:pPr>
        <w:widowControl w:val="0"/>
        <w:numPr>
          <w:ilvl w:val="3"/>
          <w:numId w:val="9"/>
        </w:numPr>
        <w:autoSpaceDE/>
        <w:autoSpaceDN/>
        <w:spacing w:before="240" w:after="240" w:line="276" w:lineRule="auto"/>
        <w:jc w:val="both"/>
        <w:outlineLvl w:val="0"/>
        <w:rPr>
          <w:b/>
          <w:caps/>
          <w:sz w:val="18"/>
          <w:szCs w:val="18"/>
          <w:lang w:val="en-GB" w:eastAsia="en-GB"/>
        </w:rPr>
      </w:pPr>
      <w:r w:rsidRPr="00A7059C">
        <w:rPr>
          <w:b/>
          <w:caps/>
          <w:sz w:val="18"/>
          <w:szCs w:val="18"/>
          <w:lang w:val="en-GB" w:eastAsia="en-GB"/>
        </w:rPr>
        <w:t>GEHEIMHOUDING</w:t>
      </w:r>
    </w:p>
    <w:p w14:paraId="43BF4C11" w14:textId="5D3E6A37" w:rsidR="00BC21C2" w:rsidRPr="00A7059C" w:rsidRDefault="00F71E6B">
      <w:pPr>
        <w:widowControl w:val="0"/>
        <w:numPr>
          <w:ilvl w:val="4"/>
          <w:numId w:val="9"/>
        </w:numPr>
        <w:autoSpaceDE/>
        <w:autoSpaceDN/>
        <w:spacing w:after="240" w:line="276" w:lineRule="auto"/>
        <w:jc w:val="both"/>
        <w:outlineLvl w:val="1"/>
        <w:rPr>
          <w:sz w:val="18"/>
          <w:szCs w:val="18"/>
          <w:lang w:eastAsia="en-GB"/>
        </w:rPr>
      </w:pPr>
      <w:r w:rsidRPr="00A7059C">
        <w:rPr>
          <w:sz w:val="18"/>
          <w:szCs w:val="18"/>
          <w:lang w:eastAsia="en-GB"/>
        </w:rPr>
        <w:t xml:space="preserve">Partijen komen overeen </w:t>
      </w:r>
      <w:r w:rsidR="00DA3195" w:rsidRPr="00A7059C">
        <w:rPr>
          <w:sz w:val="18"/>
          <w:szCs w:val="18"/>
          <w:lang w:eastAsia="en-GB"/>
        </w:rPr>
        <w:t xml:space="preserve">redelijke maatregelen te nemen </w:t>
      </w:r>
      <w:r w:rsidR="00492240" w:rsidRPr="00A7059C">
        <w:rPr>
          <w:sz w:val="18"/>
          <w:szCs w:val="18"/>
          <w:lang w:eastAsia="en-GB"/>
        </w:rPr>
        <w:t>in verband met</w:t>
      </w:r>
      <w:r w:rsidR="00101A09" w:rsidRPr="00A7059C">
        <w:rPr>
          <w:sz w:val="18"/>
          <w:szCs w:val="18"/>
          <w:lang w:eastAsia="en-GB"/>
        </w:rPr>
        <w:t xml:space="preserve"> het be</w:t>
      </w:r>
      <w:r w:rsidR="00D274CD" w:rsidRPr="00A7059C">
        <w:rPr>
          <w:sz w:val="18"/>
          <w:szCs w:val="18"/>
          <w:lang w:eastAsia="en-GB"/>
        </w:rPr>
        <w:t>trachten</w:t>
      </w:r>
      <w:r w:rsidR="00101A09" w:rsidRPr="00A7059C">
        <w:rPr>
          <w:sz w:val="18"/>
          <w:szCs w:val="18"/>
          <w:lang w:eastAsia="en-GB"/>
        </w:rPr>
        <w:t xml:space="preserve"> van</w:t>
      </w:r>
      <w:r w:rsidR="00DA3195" w:rsidRPr="00A7059C">
        <w:rPr>
          <w:sz w:val="18"/>
          <w:szCs w:val="18"/>
          <w:lang w:eastAsia="en-GB"/>
        </w:rPr>
        <w:t xml:space="preserve"> geheimhouding van Vertrouwelijke Informatie </w:t>
      </w:r>
      <w:r w:rsidR="00F97F02" w:rsidRPr="00A7059C">
        <w:rPr>
          <w:sz w:val="18"/>
          <w:szCs w:val="18"/>
          <w:lang w:eastAsia="en-GB"/>
        </w:rPr>
        <w:t>ter voorkoming van</w:t>
      </w:r>
      <w:r w:rsidR="00DA3195" w:rsidRPr="00A7059C">
        <w:rPr>
          <w:sz w:val="18"/>
          <w:szCs w:val="18"/>
          <w:lang w:eastAsia="en-GB"/>
        </w:rPr>
        <w:t xml:space="preserve"> openbaarmaking en ongeoorloofd gebruik van Vertrouwelijke Informatie. Zonder </w:t>
      </w:r>
      <w:r w:rsidR="00F97F02" w:rsidRPr="00A7059C">
        <w:rPr>
          <w:sz w:val="18"/>
          <w:szCs w:val="18"/>
          <w:lang w:eastAsia="en-GB"/>
        </w:rPr>
        <w:t xml:space="preserve">beperking van </w:t>
      </w:r>
      <w:r w:rsidR="00DA3195" w:rsidRPr="00A7059C">
        <w:rPr>
          <w:sz w:val="18"/>
          <w:szCs w:val="18"/>
          <w:lang w:eastAsia="en-GB"/>
        </w:rPr>
        <w:t xml:space="preserve">het voorgaande, nemen </w:t>
      </w:r>
      <w:r w:rsidRPr="00A7059C">
        <w:rPr>
          <w:sz w:val="18"/>
          <w:szCs w:val="18"/>
          <w:lang w:eastAsia="en-GB"/>
        </w:rPr>
        <w:t xml:space="preserve">Partijen </w:t>
      </w:r>
      <w:r w:rsidR="003F6383" w:rsidRPr="00A7059C">
        <w:rPr>
          <w:sz w:val="18"/>
          <w:szCs w:val="18"/>
          <w:lang w:eastAsia="en-GB"/>
        </w:rPr>
        <w:t>minimaal</w:t>
      </w:r>
      <w:r w:rsidR="00DA3195" w:rsidRPr="00A7059C">
        <w:rPr>
          <w:sz w:val="18"/>
          <w:szCs w:val="18"/>
          <w:lang w:eastAsia="en-GB"/>
        </w:rPr>
        <w:t xml:space="preserve"> die maatregelen die zij nemen </w:t>
      </w:r>
      <w:r w:rsidR="004C1A79" w:rsidRPr="00A7059C">
        <w:rPr>
          <w:sz w:val="18"/>
          <w:szCs w:val="18"/>
          <w:lang w:eastAsia="en-GB"/>
        </w:rPr>
        <w:t xml:space="preserve">voor het </w:t>
      </w:r>
      <w:r w:rsidR="003F6383" w:rsidRPr="00A7059C">
        <w:rPr>
          <w:sz w:val="18"/>
          <w:szCs w:val="18"/>
          <w:lang w:eastAsia="en-GB"/>
        </w:rPr>
        <w:t xml:space="preserve">betrachten </w:t>
      </w:r>
      <w:r w:rsidR="004C1A79" w:rsidRPr="00A7059C">
        <w:rPr>
          <w:sz w:val="18"/>
          <w:szCs w:val="18"/>
          <w:lang w:eastAsia="en-GB"/>
        </w:rPr>
        <w:t xml:space="preserve">van </w:t>
      </w:r>
      <w:r w:rsidR="00DA3195" w:rsidRPr="00A7059C">
        <w:rPr>
          <w:sz w:val="18"/>
          <w:szCs w:val="18"/>
          <w:lang w:eastAsia="en-GB"/>
        </w:rPr>
        <w:t xml:space="preserve">hun eigen </w:t>
      </w:r>
      <w:r w:rsidR="0076059A" w:rsidRPr="00A7059C">
        <w:rPr>
          <w:sz w:val="18"/>
          <w:szCs w:val="18"/>
          <w:lang w:eastAsia="en-GB"/>
        </w:rPr>
        <w:t>hoogst</w:t>
      </w:r>
      <w:r w:rsidR="00DA3195" w:rsidRPr="00A7059C">
        <w:rPr>
          <w:sz w:val="18"/>
          <w:szCs w:val="18"/>
          <w:lang w:eastAsia="en-GB"/>
        </w:rPr>
        <w:t xml:space="preserve"> vertrouwelijke informatie en zorgen zij ervoor dat hun werknemers</w:t>
      </w:r>
      <w:r w:rsidR="00177551" w:rsidRPr="00A7059C">
        <w:rPr>
          <w:sz w:val="18"/>
          <w:szCs w:val="18"/>
          <w:lang w:eastAsia="en-GB"/>
        </w:rPr>
        <w:t xml:space="preserve">, directeuren en externe adviseurs </w:t>
      </w:r>
      <w:r w:rsidR="00DA3195" w:rsidRPr="00A7059C">
        <w:rPr>
          <w:sz w:val="18"/>
          <w:szCs w:val="18"/>
          <w:lang w:eastAsia="en-GB"/>
        </w:rPr>
        <w:t xml:space="preserve">die toegang hebben tot Vertrouwelijke Informatie </w:t>
      </w:r>
      <w:r w:rsidR="00205857" w:rsidRPr="00A7059C">
        <w:rPr>
          <w:sz w:val="18"/>
          <w:szCs w:val="18"/>
          <w:lang w:eastAsia="en-GB"/>
        </w:rPr>
        <w:t xml:space="preserve">een overeenkomst </w:t>
      </w:r>
      <w:r w:rsidR="00DA3195" w:rsidRPr="00A7059C">
        <w:rPr>
          <w:sz w:val="18"/>
          <w:szCs w:val="18"/>
          <w:lang w:eastAsia="en-GB"/>
        </w:rPr>
        <w:t>hebben ondertekend</w:t>
      </w:r>
      <w:r w:rsidR="003D484A" w:rsidRPr="00A7059C">
        <w:rPr>
          <w:sz w:val="18"/>
          <w:szCs w:val="18"/>
          <w:lang w:eastAsia="en-GB"/>
        </w:rPr>
        <w:t xml:space="preserve"> waarin een bepaling</w:t>
      </w:r>
      <w:r w:rsidR="00205BE6" w:rsidRPr="00A7059C">
        <w:rPr>
          <w:sz w:val="18"/>
          <w:szCs w:val="18"/>
          <w:lang w:eastAsia="en-GB"/>
        </w:rPr>
        <w:t xml:space="preserve"> </w:t>
      </w:r>
      <w:r w:rsidR="00C11EE1" w:rsidRPr="00A7059C">
        <w:rPr>
          <w:sz w:val="18"/>
          <w:szCs w:val="18"/>
          <w:lang w:eastAsia="en-GB"/>
        </w:rPr>
        <w:t>voor</w:t>
      </w:r>
      <w:r w:rsidR="00205BE6" w:rsidRPr="00A7059C">
        <w:rPr>
          <w:sz w:val="18"/>
          <w:szCs w:val="18"/>
          <w:lang w:eastAsia="en-GB"/>
        </w:rPr>
        <w:t xml:space="preserve"> </w:t>
      </w:r>
      <w:r w:rsidR="00C11EE1" w:rsidRPr="00A7059C">
        <w:rPr>
          <w:sz w:val="18"/>
          <w:szCs w:val="18"/>
          <w:lang w:eastAsia="en-GB"/>
        </w:rPr>
        <w:t xml:space="preserve">een gebruiksverbod </w:t>
      </w:r>
      <w:r w:rsidR="00205BE6" w:rsidRPr="00A7059C">
        <w:rPr>
          <w:sz w:val="18"/>
          <w:szCs w:val="18"/>
          <w:lang w:eastAsia="en-GB"/>
        </w:rPr>
        <w:t xml:space="preserve">en niet openbaarmaking is opgenomen, </w:t>
      </w:r>
      <w:r w:rsidR="00DA3195" w:rsidRPr="00A7059C">
        <w:rPr>
          <w:sz w:val="18"/>
          <w:szCs w:val="18"/>
          <w:lang w:eastAsia="en-GB"/>
        </w:rPr>
        <w:t>voordat Vertrouwelijke Informatie aan de</w:t>
      </w:r>
      <w:r w:rsidR="0044155B" w:rsidRPr="00A7059C">
        <w:rPr>
          <w:sz w:val="18"/>
          <w:szCs w:val="18"/>
          <w:lang w:eastAsia="en-GB"/>
        </w:rPr>
        <w:t>rgelijke</w:t>
      </w:r>
      <w:r w:rsidR="00DA3195" w:rsidRPr="00A7059C">
        <w:rPr>
          <w:sz w:val="18"/>
          <w:szCs w:val="18"/>
          <w:lang w:eastAsia="en-GB"/>
        </w:rPr>
        <w:t xml:space="preserve"> werknemers wordt bekendgemaakt.  </w:t>
      </w:r>
    </w:p>
    <w:p w14:paraId="1CD5EED6" w14:textId="7D175003" w:rsidR="00BC21C2" w:rsidRPr="00A7059C" w:rsidRDefault="00F71E6B">
      <w:pPr>
        <w:widowControl w:val="0"/>
        <w:numPr>
          <w:ilvl w:val="3"/>
          <w:numId w:val="9"/>
        </w:numPr>
        <w:autoSpaceDE/>
        <w:autoSpaceDN/>
        <w:spacing w:before="240" w:after="240" w:line="276" w:lineRule="auto"/>
        <w:jc w:val="both"/>
        <w:outlineLvl w:val="0"/>
        <w:rPr>
          <w:b/>
          <w:caps/>
          <w:sz w:val="18"/>
          <w:szCs w:val="18"/>
          <w:lang w:val="en-GB" w:eastAsia="en-GB"/>
        </w:rPr>
      </w:pPr>
      <w:r w:rsidRPr="00A7059C">
        <w:rPr>
          <w:b/>
          <w:caps/>
          <w:sz w:val="18"/>
          <w:szCs w:val="18"/>
          <w:lang w:val="en-GB" w:eastAsia="en-GB"/>
        </w:rPr>
        <w:t xml:space="preserve">Teruggave van </w:t>
      </w:r>
      <w:r w:rsidR="00D000A7" w:rsidRPr="00A7059C">
        <w:rPr>
          <w:b/>
          <w:caps/>
          <w:sz w:val="18"/>
          <w:szCs w:val="18"/>
          <w:lang w:val="en-GB" w:eastAsia="en-GB"/>
        </w:rPr>
        <w:t>GEGEVENS</w:t>
      </w:r>
    </w:p>
    <w:p w14:paraId="563851B2" w14:textId="3AE86D11" w:rsidR="00BC21C2" w:rsidRPr="00A7059C" w:rsidRDefault="00F71E6B">
      <w:pPr>
        <w:widowControl w:val="0"/>
        <w:numPr>
          <w:ilvl w:val="4"/>
          <w:numId w:val="9"/>
        </w:numPr>
        <w:autoSpaceDE/>
        <w:autoSpaceDN/>
        <w:spacing w:after="240" w:line="276" w:lineRule="auto"/>
        <w:jc w:val="both"/>
        <w:outlineLvl w:val="1"/>
        <w:rPr>
          <w:sz w:val="18"/>
          <w:szCs w:val="18"/>
          <w:lang w:eastAsia="en-GB"/>
        </w:rPr>
      </w:pPr>
      <w:r w:rsidRPr="00A7059C">
        <w:rPr>
          <w:sz w:val="18"/>
          <w:szCs w:val="18"/>
          <w:lang w:eastAsia="en-GB"/>
        </w:rPr>
        <w:t xml:space="preserve">Alle documenten en andere tastbare voorwerpen die vertrouwelijke informatie bevatten of </w:t>
      </w:r>
      <w:r w:rsidR="0014125E" w:rsidRPr="00A7059C">
        <w:rPr>
          <w:sz w:val="18"/>
          <w:szCs w:val="18"/>
          <w:lang w:eastAsia="en-GB"/>
        </w:rPr>
        <w:t>behelzen</w:t>
      </w:r>
      <w:r w:rsidRPr="00A7059C">
        <w:rPr>
          <w:sz w:val="18"/>
          <w:szCs w:val="18"/>
          <w:lang w:eastAsia="en-GB"/>
        </w:rPr>
        <w:t xml:space="preserve"> die openbaar zijn gemaakt, en alle kopieën daarvan die in het bezit zijn van </w:t>
      </w:r>
      <w:r w:rsidR="002120AC" w:rsidRPr="00A7059C">
        <w:rPr>
          <w:sz w:val="18"/>
          <w:szCs w:val="18"/>
          <w:lang w:eastAsia="en-GB"/>
        </w:rPr>
        <w:t xml:space="preserve">De Ontvangende </w:t>
      </w:r>
      <w:r w:rsidR="009126A1" w:rsidRPr="00A7059C">
        <w:rPr>
          <w:sz w:val="18"/>
          <w:szCs w:val="18"/>
          <w:lang w:eastAsia="en-GB"/>
        </w:rPr>
        <w:t>Partij</w:t>
      </w:r>
      <w:r w:rsidRPr="00A7059C">
        <w:rPr>
          <w:sz w:val="18"/>
          <w:szCs w:val="18"/>
          <w:lang w:eastAsia="en-GB"/>
        </w:rPr>
        <w:t xml:space="preserve">, zijn en blijven eigendom van de verstrekkende </w:t>
      </w:r>
      <w:r w:rsidR="00D9103A" w:rsidRPr="00A7059C">
        <w:rPr>
          <w:sz w:val="18"/>
          <w:szCs w:val="18"/>
          <w:lang w:eastAsia="en-GB"/>
        </w:rPr>
        <w:t>P</w:t>
      </w:r>
      <w:r w:rsidRPr="00A7059C">
        <w:rPr>
          <w:sz w:val="18"/>
          <w:szCs w:val="18"/>
          <w:lang w:eastAsia="en-GB"/>
        </w:rPr>
        <w:t xml:space="preserve">artij en worden op schriftelijk verzoek onmiddellijk teruggegeven. Alle </w:t>
      </w:r>
      <w:r w:rsidR="00D9103A" w:rsidRPr="00A7059C">
        <w:rPr>
          <w:sz w:val="18"/>
          <w:szCs w:val="18"/>
          <w:lang w:eastAsia="en-GB"/>
        </w:rPr>
        <w:t xml:space="preserve">digitaal </w:t>
      </w:r>
      <w:r w:rsidRPr="00A7059C">
        <w:rPr>
          <w:sz w:val="18"/>
          <w:szCs w:val="18"/>
          <w:lang w:eastAsia="en-GB"/>
        </w:rPr>
        <w:t xml:space="preserve">opgeslagen gegevens die Vertrouwelijke Informatie bevatten of </w:t>
      </w:r>
      <w:r w:rsidR="0014125E" w:rsidRPr="00A7059C">
        <w:rPr>
          <w:sz w:val="18"/>
          <w:szCs w:val="18"/>
          <w:lang w:eastAsia="en-GB"/>
        </w:rPr>
        <w:t>behelzen</w:t>
      </w:r>
      <w:r w:rsidRPr="00A7059C">
        <w:rPr>
          <w:sz w:val="18"/>
          <w:szCs w:val="18"/>
          <w:lang w:eastAsia="en-GB"/>
        </w:rPr>
        <w:t xml:space="preserve"> </w:t>
      </w:r>
      <w:r w:rsidR="00D9103A" w:rsidRPr="00A7059C">
        <w:rPr>
          <w:sz w:val="18"/>
          <w:szCs w:val="18"/>
          <w:lang w:eastAsia="en-GB"/>
        </w:rPr>
        <w:t>welke</w:t>
      </w:r>
      <w:r w:rsidRPr="00A7059C">
        <w:rPr>
          <w:sz w:val="18"/>
          <w:szCs w:val="18"/>
          <w:lang w:eastAsia="en-GB"/>
        </w:rPr>
        <w:t xml:space="preserve"> openbaar is gemaakt, en alle kopieën daarvan die in het bezit zijn van </w:t>
      </w:r>
      <w:r w:rsidR="002120AC" w:rsidRPr="00A7059C">
        <w:rPr>
          <w:sz w:val="18"/>
          <w:szCs w:val="18"/>
          <w:lang w:eastAsia="en-GB"/>
        </w:rPr>
        <w:t xml:space="preserve">De Ontvangende </w:t>
      </w:r>
      <w:r w:rsidR="009126A1" w:rsidRPr="00A7059C">
        <w:rPr>
          <w:sz w:val="18"/>
          <w:szCs w:val="18"/>
          <w:lang w:eastAsia="en-GB"/>
        </w:rPr>
        <w:t>Partij</w:t>
      </w:r>
      <w:r w:rsidRPr="00A7059C">
        <w:rPr>
          <w:sz w:val="18"/>
          <w:szCs w:val="18"/>
          <w:lang w:eastAsia="en-GB"/>
        </w:rPr>
        <w:t xml:space="preserve">, zijn en blijven eigendom van de verstrekkende </w:t>
      </w:r>
      <w:r w:rsidR="00D9103A" w:rsidRPr="00A7059C">
        <w:rPr>
          <w:sz w:val="18"/>
          <w:szCs w:val="18"/>
          <w:lang w:eastAsia="en-GB"/>
        </w:rPr>
        <w:t>P</w:t>
      </w:r>
      <w:r w:rsidRPr="00A7059C">
        <w:rPr>
          <w:sz w:val="18"/>
          <w:szCs w:val="18"/>
          <w:lang w:eastAsia="en-GB"/>
        </w:rPr>
        <w:t xml:space="preserve">artij en worden op schriftelijk verzoek onmiddellijk vernietigd. </w:t>
      </w:r>
    </w:p>
    <w:p w14:paraId="49A2FE38" w14:textId="77777777" w:rsidR="00BC21C2" w:rsidRPr="00A7059C" w:rsidRDefault="00F71E6B">
      <w:pPr>
        <w:widowControl w:val="0"/>
        <w:numPr>
          <w:ilvl w:val="3"/>
          <w:numId w:val="9"/>
        </w:numPr>
        <w:autoSpaceDE/>
        <w:autoSpaceDN/>
        <w:spacing w:before="240" w:after="240" w:line="276" w:lineRule="auto"/>
        <w:jc w:val="both"/>
        <w:outlineLvl w:val="0"/>
        <w:rPr>
          <w:b/>
          <w:caps/>
          <w:sz w:val="18"/>
          <w:szCs w:val="18"/>
          <w:lang w:val="en-GB" w:eastAsia="en-GB"/>
        </w:rPr>
      </w:pPr>
      <w:r w:rsidRPr="00A7059C">
        <w:rPr>
          <w:b/>
          <w:caps/>
          <w:sz w:val="18"/>
          <w:szCs w:val="18"/>
          <w:lang w:val="en-GB" w:eastAsia="en-GB"/>
        </w:rPr>
        <w:t>Geen verplichting</w:t>
      </w:r>
    </w:p>
    <w:p w14:paraId="0CFF7B0C" w14:textId="01F60F32" w:rsidR="00BC21C2" w:rsidRPr="00A7059C" w:rsidRDefault="00F71E6B">
      <w:pPr>
        <w:widowControl w:val="0"/>
        <w:numPr>
          <w:ilvl w:val="4"/>
          <w:numId w:val="9"/>
        </w:numPr>
        <w:autoSpaceDE/>
        <w:autoSpaceDN/>
        <w:spacing w:after="240" w:line="276" w:lineRule="auto"/>
        <w:jc w:val="both"/>
        <w:outlineLvl w:val="1"/>
        <w:rPr>
          <w:sz w:val="18"/>
          <w:szCs w:val="18"/>
          <w:lang w:eastAsia="en-GB"/>
        </w:rPr>
      </w:pPr>
      <w:r w:rsidRPr="00A7059C">
        <w:rPr>
          <w:sz w:val="18"/>
          <w:szCs w:val="18"/>
          <w:lang w:eastAsia="en-GB"/>
        </w:rPr>
        <w:t xml:space="preserve">Niets </w:t>
      </w:r>
      <w:r w:rsidR="00581BA6" w:rsidRPr="00A7059C">
        <w:rPr>
          <w:sz w:val="18"/>
          <w:szCs w:val="18"/>
          <w:lang w:eastAsia="en-GB"/>
        </w:rPr>
        <w:t>in deze overeenkomst</w:t>
      </w:r>
      <w:r w:rsidRPr="00A7059C">
        <w:rPr>
          <w:sz w:val="18"/>
          <w:szCs w:val="18"/>
          <w:lang w:eastAsia="en-GB"/>
        </w:rPr>
        <w:t xml:space="preserve"> verplicht een </w:t>
      </w:r>
      <w:r w:rsidR="002B242E" w:rsidRPr="00A7059C">
        <w:rPr>
          <w:sz w:val="18"/>
          <w:szCs w:val="18"/>
          <w:lang w:eastAsia="en-GB"/>
        </w:rPr>
        <w:t>der</w:t>
      </w:r>
      <w:r w:rsidRPr="00A7059C">
        <w:rPr>
          <w:sz w:val="18"/>
          <w:szCs w:val="18"/>
          <w:lang w:eastAsia="en-GB"/>
        </w:rPr>
        <w:t xml:space="preserve"> partijen om een transactie met de andere </w:t>
      </w:r>
      <w:r w:rsidR="00E3557E" w:rsidRPr="00A7059C">
        <w:rPr>
          <w:sz w:val="18"/>
          <w:szCs w:val="18"/>
          <w:lang w:eastAsia="en-GB"/>
        </w:rPr>
        <w:t xml:space="preserve">uit te voeren </w:t>
      </w:r>
      <w:r w:rsidRPr="00A7059C">
        <w:rPr>
          <w:sz w:val="18"/>
          <w:szCs w:val="18"/>
          <w:lang w:eastAsia="en-GB"/>
        </w:rPr>
        <w:t>of om andere overeenkomsten dan deze geheimhoudingsovereenkomst</w:t>
      </w:r>
      <w:r w:rsidR="00E3557E" w:rsidRPr="00A7059C">
        <w:rPr>
          <w:sz w:val="18"/>
          <w:szCs w:val="18"/>
          <w:lang w:eastAsia="en-GB"/>
        </w:rPr>
        <w:t xml:space="preserve"> met de andere partij aan te gaan</w:t>
      </w:r>
      <w:r w:rsidRPr="00A7059C">
        <w:rPr>
          <w:sz w:val="18"/>
          <w:szCs w:val="18"/>
          <w:lang w:eastAsia="en-GB"/>
        </w:rPr>
        <w:t xml:space="preserve">. </w:t>
      </w:r>
    </w:p>
    <w:p w14:paraId="40202086" w14:textId="77777777" w:rsidR="00BC21C2" w:rsidRPr="00A7059C" w:rsidRDefault="00F71E6B">
      <w:pPr>
        <w:widowControl w:val="0"/>
        <w:numPr>
          <w:ilvl w:val="3"/>
          <w:numId w:val="9"/>
        </w:numPr>
        <w:autoSpaceDE/>
        <w:autoSpaceDN/>
        <w:spacing w:before="240" w:after="240" w:line="276" w:lineRule="auto"/>
        <w:jc w:val="both"/>
        <w:outlineLvl w:val="0"/>
        <w:rPr>
          <w:b/>
          <w:caps/>
          <w:sz w:val="18"/>
          <w:szCs w:val="18"/>
          <w:lang w:val="en-GB" w:eastAsia="en-GB"/>
        </w:rPr>
      </w:pPr>
      <w:r w:rsidRPr="00A7059C">
        <w:rPr>
          <w:b/>
          <w:caps/>
          <w:sz w:val="18"/>
          <w:szCs w:val="18"/>
          <w:lang w:val="en-GB" w:eastAsia="en-GB"/>
        </w:rPr>
        <w:t>Geen garantie</w:t>
      </w:r>
    </w:p>
    <w:p w14:paraId="2B8C921E" w14:textId="57B1B114" w:rsidR="00BC21C2" w:rsidRPr="00A7059C" w:rsidRDefault="00F71E6B">
      <w:pPr>
        <w:widowControl w:val="0"/>
        <w:numPr>
          <w:ilvl w:val="4"/>
          <w:numId w:val="9"/>
        </w:numPr>
        <w:autoSpaceDE/>
        <w:autoSpaceDN/>
        <w:spacing w:after="240" w:line="276" w:lineRule="auto"/>
        <w:jc w:val="both"/>
        <w:outlineLvl w:val="1"/>
        <w:rPr>
          <w:sz w:val="18"/>
          <w:szCs w:val="18"/>
          <w:lang w:eastAsia="en-GB"/>
        </w:rPr>
      </w:pPr>
      <w:r w:rsidRPr="00A7059C">
        <w:rPr>
          <w:sz w:val="18"/>
          <w:szCs w:val="18"/>
          <w:lang w:eastAsia="en-GB"/>
        </w:rPr>
        <w:t xml:space="preserve">Alle Vertrouwelijke </w:t>
      </w:r>
      <w:r w:rsidR="00F83908" w:rsidRPr="00A7059C">
        <w:rPr>
          <w:sz w:val="18"/>
          <w:szCs w:val="18"/>
          <w:lang w:eastAsia="en-GB"/>
        </w:rPr>
        <w:t xml:space="preserve">Informatie wordt geleverd </w:t>
      </w:r>
      <w:r w:rsidR="00E3557E" w:rsidRPr="00A7059C">
        <w:rPr>
          <w:sz w:val="18"/>
          <w:szCs w:val="18"/>
          <w:lang w:eastAsia="en-GB"/>
        </w:rPr>
        <w:t xml:space="preserve">in de vorm </w:t>
      </w:r>
      <w:r w:rsidR="00135425" w:rsidRPr="00A7059C">
        <w:rPr>
          <w:sz w:val="18"/>
          <w:szCs w:val="18"/>
          <w:lang w:eastAsia="en-GB"/>
        </w:rPr>
        <w:t xml:space="preserve">en staat </w:t>
      </w:r>
      <w:r w:rsidR="00E3557E" w:rsidRPr="00A7059C">
        <w:rPr>
          <w:sz w:val="18"/>
          <w:szCs w:val="18"/>
          <w:lang w:eastAsia="en-GB"/>
        </w:rPr>
        <w:t>waarin het zich bevindt</w:t>
      </w:r>
      <w:r w:rsidR="00F83908" w:rsidRPr="00A7059C">
        <w:rPr>
          <w:sz w:val="18"/>
          <w:szCs w:val="18"/>
          <w:lang w:eastAsia="en-GB"/>
        </w:rPr>
        <w:t xml:space="preserve">. Partijen </w:t>
      </w:r>
      <w:r w:rsidRPr="00A7059C">
        <w:rPr>
          <w:sz w:val="18"/>
          <w:szCs w:val="18"/>
          <w:lang w:eastAsia="en-GB"/>
        </w:rPr>
        <w:t>geven</w:t>
      </w:r>
      <w:r w:rsidR="00C31AA8" w:rsidRPr="00A7059C">
        <w:rPr>
          <w:sz w:val="18"/>
          <w:szCs w:val="18"/>
          <w:lang w:eastAsia="en-GB"/>
        </w:rPr>
        <w:t xml:space="preserve"> noch expliciet noch impliciet noch </w:t>
      </w:r>
      <w:r w:rsidRPr="00A7059C">
        <w:rPr>
          <w:sz w:val="18"/>
          <w:szCs w:val="18"/>
          <w:lang w:eastAsia="en-GB"/>
        </w:rPr>
        <w:t>anderszins</w:t>
      </w:r>
      <w:r w:rsidR="00C31AA8" w:rsidRPr="00A7059C">
        <w:rPr>
          <w:sz w:val="18"/>
          <w:szCs w:val="18"/>
          <w:lang w:eastAsia="en-GB"/>
        </w:rPr>
        <w:t xml:space="preserve"> garanties met betrekking t</w:t>
      </w:r>
      <w:r w:rsidRPr="00A7059C">
        <w:rPr>
          <w:sz w:val="18"/>
          <w:szCs w:val="18"/>
          <w:lang w:eastAsia="en-GB"/>
        </w:rPr>
        <w:t xml:space="preserve">ot de nauwkeurigheid, </w:t>
      </w:r>
      <w:r w:rsidRPr="00A7059C">
        <w:rPr>
          <w:sz w:val="18"/>
          <w:szCs w:val="18"/>
          <w:lang w:eastAsia="en-GB"/>
        </w:rPr>
        <w:lastRenderedPageBreak/>
        <w:t xml:space="preserve">volledigheid of prestaties van de Vertrouwelijke Informatie. </w:t>
      </w:r>
    </w:p>
    <w:p w14:paraId="4ACE4FC8" w14:textId="77777777" w:rsidR="00BC21C2" w:rsidRPr="00A7059C" w:rsidRDefault="00F71E6B">
      <w:pPr>
        <w:widowControl w:val="0"/>
        <w:numPr>
          <w:ilvl w:val="3"/>
          <w:numId w:val="9"/>
        </w:numPr>
        <w:autoSpaceDE/>
        <w:autoSpaceDN/>
        <w:spacing w:before="240" w:after="240" w:line="276" w:lineRule="auto"/>
        <w:jc w:val="both"/>
        <w:outlineLvl w:val="0"/>
        <w:rPr>
          <w:b/>
          <w:caps/>
          <w:sz w:val="18"/>
          <w:szCs w:val="18"/>
          <w:lang w:val="en-GB" w:eastAsia="en-GB"/>
        </w:rPr>
      </w:pPr>
      <w:r w:rsidRPr="00A7059C">
        <w:rPr>
          <w:b/>
          <w:caps/>
          <w:sz w:val="18"/>
          <w:szCs w:val="18"/>
          <w:lang w:val="en-GB" w:eastAsia="en-GB"/>
        </w:rPr>
        <w:t>Geen licentie</w:t>
      </w:r>
    </w:p>
    <w:p w14:paraId="67D77F0D" w14:textId="61D63442" w:rsidR="00BC21C2" w:rsidRPr="00A7059C" w:rsidRDefault="00F71E6B">
      <w:pPr>
        <w:widowControl w:val="0"/>
        <w:numPr>
          <w:ilvl w:val="4"/>
          <w:numId w:val="9"/>
        </w:numPr>
        <w:autoSpaceDE/>
        <w:autoSpaceDN/>
        <w:spacing w:after="240" w:line="276" w:lineRule="auto"/>
        <w:jc w:val="both"/>
        <w:outlineLvl w:val="1"/>
        <w:rPr>
          <w:sz w:val="18"/>
          <w:szCs w:val="18"/>
          <w:lang w:eastAsia="en-GB"/>
        </w:rPr>
      </w:pPr>
      <w:r w:rsidRPr="00A7059C">
        <w:rPr>
          <w:sz w:val="18"/>
          <w:szCs w:val="18"/>
          <w:lang w:eastAsia="en-GB"/>
        </w:rPr>
        <w:t xml:space="preserve">Niets in deze geheimhoudingsovereenkomst is </w:t>
      </w:r>
      <w:r w:rsidR="0013465E" w:rsidRPr="00A7059C">
        <w:rPr>
          <w:sz w:val="18"/>
          <w:szCs w:val="18"/>
          <w:lang w:eastAsia="en-GB"/>
        </w:rPr>
        <w:t xml:space="preserve">bedoeld om rechten of licenties met betrekking tot </w:t>
      </w:r>
      <w:r w:rsidRPr="00A7059C">
        <w:rPr>
          <w:sz w:val="18"/>
          <w:szCs w:val="18"/>
          <w:lang w:eastAsia="en-GB"/>
        </w:rPr>
        <w:t xml:space="preserve">intellectuele eigendomsrechten </w:t>
      </w:r>
      <w:r w:rsidR="0013465E" w:rsidRPr="00A7059C">
        <w:rPr>
          <w:sz w:val="18"/>
          <w:szCs w:val="18"/>
          <w:lang w:eastAsia="en-GB"/>
        </w:rPr>
        <w:t>te verlenen</w:t>
      </w:r>
      <w:r w:rsidRPr="00A7059C">
        <w:rPr>
          <w:sz w:val="18"/>
          <w:szCs w:val="18"/>
          <w:lang w:eastAsia="en-GB"/>
        </w:rPr>
        <w:t xml:space="preserve">, noch zal deze </w:t>
      </w:r>
      <w:r w:rsidR="0013465E" w:rsidRPr="00A7059C">
        <w:rPr>
          <w:sz w:val="18"/>
          <w:szCs w:val="18"/>
          <w:lang w:eastAsia="en-GB"/>
        </w:rPr>
        <w:t xml:space="preserve">geheimhoudingsovereenkomst </w:t>
      </w:r>
      <w:r w:rsidRPr="00A7059C">
        <w:rPr>
          <w:sz w:val="18"/>
          <w:szCs w:val="18"/>
          <w:lang w:eastAsia="en-GB"/>
        </w:rPr>
        <w:t xml:space="preserve">rechten verlenen in of op de Vertrouwelijke Informatie, behalve zoals uitdrukkelijk </w:t>
      </w:r>
      <w:r w:rsidR="00801DCF" w:rsidRPr="00A7059C">
        <w:rPr>
          <w:sz w:val="18"/>
          <w:szCs w:val="18"/>
          <w:lang w:eastAsia="en-GB"/>
        </w:rPr>
        <w:t>in deze overeenkomst is opgenomen</w:t>
      </w:r>
      <w:r w:rsidRPr="00A7059C">
        <w:rPr>
          <w:sz w:val="18"/>
          <w:szCs w:val="18"/>
          <w:lang w:eastAsia="en-GB"/>
        </w:rPr>
        <w:t>.</w:t>
      </w:r>
    </w:p>
    <w:p w14:paraId="5131F5EE" w14:textId="46F575FF" w:rsidR="00BC21C2" w:rsidRPr="00A7059C" w:rsidRDefault="00643058">
      <w:pPr>
        <w:widowControl w:val="0"/>
        <w:numPr>
          <w:ilvl w:val="3"/>
          <w:numId w:val="9"/>
        </w:numPr>
        <w:autoSpaceDE/>
        <w:autoSpaceDN/>
        <w:spacing w:before="240" w:after="240" w:line="276" w:lineRule="auto"/>
        <w:jc w:val="both"/>
        <w:outlineLvl w:val="0"/>
        <w:rPr>
          <w:b/>
          <w:caps/>
          <w:sz w:val="18"/>
          <w:szCs w:val="18"/>
          <w:lang w:val="en-GB" w:eastAsia="en-GB"/>
        </w:rPr>
      </w:pPr>
      <w:r w:rsidRPr="00A7059C">
        <w:rPr>
          <w:b/>
          <w:caps/>
          <w:sz w:val="18"/>
          <w:szCs w:val="18"/>
          <w:lang w:val="en-GB" w:eastAsia="en-GB"/>
        </w:rPr>
        <w:t>DUUR VERPLICHTINGEN</w:t>
      </w:r>
    </w:p>
    <w:p w14:paraId="04B48DFF" w14:textId="057E0CB0" w:rsidR="00BC21C2" w:rsidRPr="00A7059C" w:rsidRDefault="00F71E6B">
      <w:pPr>
        <w:widowControl w:val="0"/>
        <w:numPr>
          <w:ilvl w:val="4"/>
          <w:numId w:val="9"/>
        </w:numPr>
        <w:autoSpaceDE/>
        <w:autoSpaceDN/>
        <w:spacing w:after="240" w:line="276" w:lineRule="auto"/>
        <w:jc w:val="both"/>
        <w:outlineLvl w:val="1"/>
        <w:rPr>
          <w:sz w:val="18"/>
          <w:szCs w:val="18"/>
          <w:lang w:eastAsia="en-GB"/>
        </w:rPr>
      </w:pPr>
      <w:r w:rsidRPr="00A7059C">
        <w:rPr>
          <w:sz w:val="18"/>
          <w:szCs w:val="18"/>
          <w:lang w:eastAsia="en-GB"/>
        </w:rPr>
        <w:t>[[IF DurationChoice=Standard]]De verplichtingen op grond van deze overeenkomst blijven van kracht tot op het moment dat alle Vertrouwelijke Informatie die op grond van deze overeenkomst is openbaar gemaakt, algemeen beschikbaar is gekomen, anders dan door toedoen of nalaten van de Ontvangende Partij.[[END]][[IF DurationChoice=Fixed term]]De verplichtingen op grond van deze overeenkomst blijven van kracht gedurende een periode van {{DurationTerm}} vanaf de datum van ondertekening.[[END]]</w:t>
      </w:r>
      <w:r w:rsidR="00DA3195" w:rsidRPr="00A7059C">
        <w:rPr>
          <w:sz w:val="18"/>
          <w:szCs w:val="18"/>
          <w:lang w:eastAsia="en-GB"/>
        </w:rPr>
      </w:r>
      <w:r w:rsidR="00E916A4" w:rsidRPr="00A7059C">
        <w:rPr>
          <w:sz w:val="18"/>
          <w:szCs w:val="18"/>
          <w:lang w:eastAsia="en-GB"/>
        </w:rPr>
      </w:r>
      <w:r w:rsidR="00DA3195" w:rsidRPr="00A7059C">
        <w:rPr>
          <w:sz w:val="18"/>
          <w:szCs w:val="18"/>
          <w:lang w:eastAsia="en-GB"/>
        </w:rPr>
      </w:r>
      <w:r w:rsidR="005F147D" w:rsidRPr="00A7059C">
        <w:rPr>
          <w:sz w:val="18"/>
          <w:szCs w:val="18"/>
          <w:lang w:eastAsia="en-GB"/>
        </w:rPr>
      </w:r>
      <w:r w:rsidR="00DA3195" w:rsidRPr="00A7059C">
        <w:rPr>
          <w:sz w:val="18"/>
          <w:szCs w:val="18"/>
          <w:lang w:eastAsia="en-GB"/>
        </w:rPr>
      </w:r>
      <w:r w:rsidR="00CB13C1" w:rsidRPr="00A7059C">
        <w:rPr>
          <w:sz w:val="18"/>
          <w:szCs w:val="18"/>
          <w:lang w:eastAsia="en-GB"/>
        </w:rPr>
      </w:r>
      <w:r w:rsidR="00DA3195" w:rsidRPr="00A7059C">
        <w:rPr>
          <w:sz w:val="18"/>
          <w:szCs w:val="18"/>
          <w:lang w:eastAsia="en-GB"/>
        </w:rPr>
      </w:r>
      <w:r w:rsidR="005F147D" w:rsidRPr="00A7059C">
        <w:rPr>
          <w:sz w:val="18"/>
          <w:szCs w:val="18"/>
          <w:lang w:eastAsia="en-GB"/>
        </w:rPr>
      </w:r>
      <w:r w:rsidR="00DA3195" w:rsidRPr="00A7059C">
        <w:rPr>
          <w:sz w:val="18"/>
          <w:szCs w:val="18"/>
          <w:lang w:eastAsia="en-GB"/>
        </w:rPr>
      </w:r>
      <w:r w:rsidR="00194B67" w:rsidRPr="00A7059C">
        <w:rPr>
          <w:sz w:val="18"/>
          <w:szCs w:val="18"/>
          <w:lang w:eastAsia="en-GB"/>
        </w:rPr>
      </w:r>
      <w:r w:rsidR="00DA3195" w:rsidRPr="00A7059C">
        <w:rPr>
          <w:sz w:val="18"/>
          <w:szCs w:val="18"/>
          <w:lang w:eastAsia="en-GB"/>
        </w:rPr>
      </w:r>
      <w:r w:rsidRPr="00A7059C">
        <w:rPr>
          <w:sz w:val="18"/>
          <w:szCs w:val="18"/>
          <w:lang w:eastAsia="en-GB"/>
        </w:rPr>
      </w:r>
      <w:r w:rsidR="00DA3195" w:rsidRPr="00A7059C">
        <w:rPr>
          <w:sz w:val="18"/>
          <w:szCs w:val="18"/>
          <w:lang w:eastAsia="en-GB"/>
        </w:rPr>
      </w:r>
    </w:p>
    <w:p w14:paraId="1DB81DA5" w14:textId="2C8DCD90" w:rsidR="00BC21C2" w:rsidRPr="00A7059C" w:rsidRDefault="0025140C">
      <w:pPr>
        <w:widowControl w:val="0"/>
        <w:numPr>
          <w:ilvl w:val="3"/>
          <w:numId w:val="9"/>
        </w:numPr>
        <w:autoSpaceDE/>
        <w:autoSpaceDN/>
        <w:spacing w:before="240" w:after="240" w:line="276" w:lineRule="auto"/>
        <w:jc w:val="both"/>
        <w:outlineLvl w:val="0"/>
        <w:rPr>
          <w:b/>
          <w:caps/>
          <w:sz w:val="18"/>
          <w:szCs w:val="18"/>
          <w:lang w:val="en-GB" w:eastAsia="en-GB"/>
        </w:rPr>
      </w:pPr>
      <w:r w:rsidRPr="00A7059C">
        <w:rPr>
          <w:b/>
          <w:caps/>
          <w:sz w:val="18"/>
          <w:szCs w:val="18"/>
          <w:lang w:val="en-GB" w:eastAsia="en-GB"/>
        </w:rPr>
        <w:t>OVERIGE BEPALINGEN</w:t>
      </w:r>
    </w:p>
    <w:p w14:paraId="3B560AA6" w14:textId="3C98F265" w:rsidR="00BC21C2" w:rsidRPr="00A7059C" w:rsidRDefault="00F71E6B">
      <w:pPr>
        <w:widowControl w:val="0"/>
        <w:numPr>
          <w:ilvl w:val="4"/>
          <w:numId w:val="9"/>
        </w:numPr>
        <w:autoSpaceDE/>
        <w:autoSpaceDN/>
        <w:spacing w:after="240" w:line="276" w:lineRule="auto"/>
        <w:jc w:val="both"/>
        <w:outlineLvl w:val="1"/>
        <w:rPr>
          <w:sz w:val="18"/>
          <w:szCs w:val="18"/>
          <w:lang w:eastAsia="en-GB"/>
        </w:rPr>
      </w:pPr>
      <w:r w:rsidRPr="00A7059C">
        <w:rPr>
          <w:sz w:val="18"/>
          <w:szCs w:val="18"/>
          <w:lang w:eastAsia="en-GB"/>
        </w:rPr>
        <w:t xml:space="preserve">Dit document bevat de volledige overeenkomst tussen de partijen met betrekking tot het onderwerp </w:t>
      </w:r>
      <w:r w:rsidR="00E228F0" w:rsidRPr="00A7059C">
        <w:rPr>
          <w:sz w:val="18"/>
          <w:szCs w:val="18"/>
          <w:lang w:eastAsia="en-GB"/>
        </w:rPr>
        <w:t>van deze overeenkomst</w:t>
      </w:r>
      <w:r w:rsidRPr="00A7059C">
        <w:rPr>
          <w:sz w:val="18"/>
          <w:szCs w:val="18"/>
          <w:lang w:eastAsia="en-GB"/>
        </w:rPr>
        <w:t xml:space="preserve"> (niet-openbaarmaking Vertrouwelijke Informatie).</w:t>
      </w:r>
    </w:p>
    <w:p w14:paraId="6EE3559F" w14:textId="7BDFAF22" w:rsidR="00BC21C2" w:rsidRPr="00A7059C" w:rsidRDefault="00B51AD0">
      <w:pPr>
        <w:widowControl w:val="0"/>
        <w:numPr>
          <w:ilvl w:val="4"/>
          <w:numId w:val="9"/>
        </w:numPr>
        <w:autoSpaceDE/>
        <w:autoSpaceDN/>
        <w:spacing w:after="240" w:line="276" w:lineRule="auto"/>
        <w:jc w:val="both"/>
        <w:outlineLvl w:val="1"/>
        <w:rPr>
          <w:sz w:val="18"/>
          <w:szCs w:val="18"/>
          <w:lang w:eastAsia="en-GB"/>
        </w:rPr>
      </w:pPr>
      <w:proofErr w:type="gramStart"/>
      <w:r w:rsidRPr="00A7059C">
        <w:rPr>
          <w:sz w:val="18"/>
          <w:szCs w:val="18"/>
          <w:lang w:eastAsia="en-GB"/>
        </w:rPr>
        <w:t>Indien</w:t>
      </w:r>
      <w:proofErr w:type="gramEnd"/>
      <w:r w:rsidR="00F71E6B" w:rsidRPr="00A7059C">
        <w:rPr>
          <w:sz w:val="18"/>
          <w:szCs w:val="18"/>
          <w:lang w:eastAsia="en-GB"/>
        </w:rPr>
        <w:t xml:space="preserve"> een bepaling van deze Overeenkomst </w:t>
      </w:r>
      <w:r w:rsidRPr="00A7059C">
        <w:rPr>
          <w:sz w:val="18"/>
          <w:szCs w:val="18"/>
          <w:lang w:eastAsia="en-GB"/>
        </w:rPr>
        <w:t xml:space="preserve">niet wordt uitgevoerd, </w:t>
      </w:r>
      <w:r w:rsidR="00F71E6B" w:rsidRPr="00A7059C">
        <w:rPr>
          <w:sz w:val="18"/>
          <w:szCs w:val="18"/>
          <w:lang w:eastAsia="en-GB"/>
        </w:rPr>
        <w:t xml:space="preserve">vormt </w:t>
      </w:r>
      <w:r w:rsidRPr="00A7059C">
        <w:rPr>
          <w:sz w:val="18"/>
          <w:szCs w:val="18"/>
          <w:lang w:eastAsia="en-GB"/>
        </w:rPr>
        <w:t xml:space="preserve">dit </w:t>
      </w:r>
      <w:r w:rsidR="00F71E6B" w:rsidRPr="00A7059C">
        <w:rPr>
          <w:sz w:val="18"/>
          <w:szCs w:val="18"/>
          <w:lang w:eastAsia="en-GB"/>
        </w:rPr>
        <w:t>geen verklaring van afstand daarvan of van e</w:t>
      </w:r>
      <w:r w:rsidRPr="00A7059C">
        <w:rPr>
          <w:sz w:val="18"/>
          <w:szCs w:val="18"/>
          <w:lang w:eastAsia="en-GB"/>
        </w:rPr>
        <w:t>en</w:t>
      </w:r>
      <w:r w:rsidR="00F71E6B" w:rsidRPr="00A7059C">
        <w:rPr>
          <w:sz w:val="18"/>
          <w:szCs w:val="18"/>
          <w:lang w:eastAsia="en-GB"/>
        </w:rPr>
        <w:t xml:space="preserve"> andere bepaling. </w:t>
      </w:r>
    </w:p>
    <w:p w14:paraId="2258B45E" w14:textId="77777777" w:rsidR="00BC21C2" w:rsidRPr="00A7059C" w:rsidRDefault="00F71E6B">
      <w:pPr>
        <w:widowControl w:val="0"/>
        <w:numPr>
          <w:ilvl w:val="4"/>
          <w:numId w:val="9"/>
        </w:numPr>
        <w:autoSpaceDE/>
        <w:autoSpaceDN/>
        <w:spacing w:after="240" w:line="276" w:lineRule="auto"/>
        <w:jc w:val="both"/>
        <w:outlineLvl w:val="1"/>
        <w:rPr>
          <w:sz w:val="18"/>
          <w:szCs w:val="18"/>
          <w:lang w:eastAsia="en-GB"/>
        </w:rPr>
      </w:pPr>
      <w:r w:rsidRPr="00A7059C">
        <w:rPr>
          <w:sz w:val="18"/>
          <w:szCs w:val="18"/>
          <w:lang w:eastAsia="en-GB"/>
        </w:rPr>
        <w:t xml:space="preserve">Deze geheimhoudingsovereenkomst kan niet worden gewijzigd, noch kan van enige verplichting worden afgezien, tenzij schriftelijk ondertekend door beide partijen. </w:t>
      </w:r>
    </w:p>
    <w:p w14:paraId="400C3A83" w14:textId="1A360CAD" w:rsidR="00BC21C2" w:rsidRPr="00A7059C" w:rsidRDefault="00F71E6B">
      <w:pPr>
        <w:widowControl w:val="0"/>
        <w:numPr>
          <w:ilvl w:val="4"/>
          <w:numId w:val="9"/>
        </w:numPr>
        <w:autoSpaceDE/>
        <w:autoSpaceDN/>
        <w:spacing w:after="240" w:line="276" w:lineRule="auto"/>
        <w:jc w:val="both"/>
        <w:outlineLvl w:val="1"/>
        <w:rPr>
          <w:sz w:val="18"/>
          <w:szCs w:val="18"/>
          <w:lang w:eastAsia="en-GB"/>
        </w:rPr>
      </w:pPr>
      <w:r w:rsidRPr="00A7059C">
        <w:rPr>
          <w:sz w:val="18"/>
          <w:szCs w:val="18"/>
          <w:lang w:eastAsia="en-GB"/>
        </w:rPr>
        <w:t xml:space="preserve">Deze geheimhoudingsovereenkomst wordt beheerst door en geïnterpreteerd </w:t>
      </w:r>
      <w:r w:rsidR="0029782A" w:rsidRPr="00A7059C">
        <w:rPr>
          <w:sz w:val="18"/>
          <w:szCs w:val="18"/>
          <w:lang w:eastAsia="en-GB"/>
        </w:rPr>
        <w:t>overeenkomstig</w:t>
      </w:r>
      <w:r w:rsidRPr="00A7059C">
        <w:rPr>
          <w:sz w:val="18"/>
          <w:szCs w:val="18"/>
          <w:lang w:eastAsia="en-GB"/>
        </w:rPr>
        <w:t xml:space="preserve"> Nederlands recht, zonder verwijzing naar </w:t>
      </w:r>
      <w:r w:rsidR="00FC67C8" w:rsidRPr="00A7059C">
        <w:rPr>
          <w:sz w:val="18"/>
          <w:szCs w:val="18"/>
          <w:lang w:eastAsia="en-GB"/>
        </w:rPr>
        <w:t>de uitgangspunten van het conflictenrecht</w:t>
      </w:r>
      <w:r w:rsidRPr="00A7059C">
        <w:rPr>
          <w:sz w:val="18"/>
          <w:szCs w:val="18"/>
          <w:lang w:eastAsia="en-GB"/>
        </w:rPr>
        <w:t xml:space="preserve">. </w:t>
      </w:r>
      <w:r w:rsidR="00177514" w:rsidRPr="00A7059C">
        <w:rPr>
          <w:sz w:val="18"/>
          <w:szCs w:val="18"/>
          <w:lang w:eastAsia="en-GB"/>
        </w:rPr>
        <w:t>De rechtbank in Amsterdam, Nederland, is uitsluitend bevoegd tot kennisneming van a</w:t>
      </w:r>
      <w:r w:rsidRPr="00A7059C">
        <w:rPr>
          <w:sz w:val="18"/>
          <w:szCs w:val="18"/>
          <w:lang w:eastAsia="en-GB"/>
        </w:rPr>
        <w:t>lle geschillen met betrekking tot deze geheimhoudingsovereenkomst.</w:t>
      </w:r>
    </w:p>
    <w:p w14:paraId="78FDDDC4" w14:textId="77777777" w:rsidR="002B045B" w:rsidRPr="00A7059C" w:rsidRDefault="002B045B" w:rsidP="002B045B">
      <w:pPr>
        <w:widowControl w:val="0"/>
        <w:autoSpaceDE/>
        <w:autoSpaceDN/>
        <w:spacing w:after="240" w:line="276" w:lineRule="auto"/>
        <w:jc w:val="both"/>
        <w:outlineLvl w:val="1"/>
        <w:rPr>
          <w:sz w:val="18"/>
          <w:szCs w:val="18"/>
          <w:lang w:eastAsia="en-GB"/>
        </w:rPr>
      </w:pPr>
    </w:p>
    <w:p w14:paraId="302D8E8E" w14:textId="77777777" w:rsidR="00BC21C2" w:rsidRPr="00A7059C" w:rsidRDefault="00F71E6B">
      <w:pPr>
        <w:widowControl w:val="0"/>
        <w:autoSpaceDE/>
        <w:autoSpaceDN/>
        <w:spacing w:after="240" w:line="276" w:lineRule="auto"/>
        <w:jc w:val="both"/>
        <w:outlineLvl w:val="1"/>
        <w:rPr>
          <w:sz w:val="18"/>
          <w:szCs w:val="18"/>
          <w:lang w:eastAsia="en-GB"/>
        </w:rPr>
      </w:pPr>
      <w:r w:rsidRPr="00A7059C">
        <w:rPr>
          <w:sz w:val="18"/>
          <w:szCs w:val="18"/>
          <w:lang w:eastAsia="en-GB"/>
        </w:rPr>
        <w:t xml:space="preserve">Aldus overeengekomen </w:t>
      </w:r>
      <w:r w:rsidR="0013465E" w:rsidRPr="00A7059C">
        <w:rPr>
          <w:sz w:val="18"/>
          <w:szCs w:val="18"/>
          <w:lang w:eastAsia="en-GB"/>
        </w:rPr>
        <w:t xml:space="preserve">en </w:t>
      </w:r>
      <w:r w:rsidR="001214DA" w:rsidRPr="00A7059C">
        <w:rPr>
          <w:sz w:val="18"/>
          <w:szCs w:val="18"/>
          <w:lang w:eastAsia="en-GB"/>
        </w:rPr>
        <w:t>ondertekend</w:t>
      </w:r>
      <w:r w:rsidR="0013465E" w:rsidRPr="00A7059C">
        <w:rPr>
          <w:sz w:val="18"/>
          <w:szCs w:val="18"/>
          <w:lang w:eastAsia="en-GB"/>
        </w:rPr>
        <w:t>:</w:t>
      </w:r>
    </w:p>
    <w:p w14:paraId="3D611E4D" w14:textId="77777777" w:rsidR="001214DA" w:rsidRPr="00A7059C" w:rsidRDefault="001214DA" w:rsidP="001214DA">
      <w:pPr>
        <w:widowControl w:val="0"/>
        <w:autoSpaceDE/>
        <w:autoSpaceDN/>
        <w:spacing w:after="240" w:line="276" w:lineRule="auto"/>
        <w:jc w:val="both"/>
        <w:outlineLvl w:val="1"/>
        <w:rPr>
          <w:sz w:val="18"/>
          <w:szCs w:val="18"/>
          <w:lang w:eastAsia="en-GB"/>
        </w:rPr>
      </w:pPr>
    </w:p>
    <w:tbl>
      <w:tblPr>
        <w:tblW w:type="auto" w:w="0"/>
        <w:tblLayout w:type="autofit"/>
        <w:tblLook w:firstColumn="1" w:firstRow="1" w:lastColumn="0" w:lastRow="0" w:noHBand="0" w:noVBand="1" w:val="04A0"/>
        <w:tblBorders>
          <w:top w:val="none"/>
          <w:left w:val="none"/>
          <w:bottom w:val="none"/>
          <w:right w:val="none"/>
          <w:insideH w:val="none"/>
          <w:insideV w:val="none"/>
        </w:tblBorders>
      </w:tblPr>
      <w:tblGrid>
        <w:gridCol w:w="4269"/>
        <w:gridCol w:w="4269"/>
      </w:tblGrid>
      <w:tr>
        <w:tc>
          <w:tcPr>
            <w:tcW w:type="dxa" w:w="4269"/>
          </w:tcPr>
          <w:p>
            <w:pPr>
              <w:spacing w:after="120"/>
            </w:pPr>
            <w:r>
              <w:rPr>
                <w:sz w:val="20"/>
              </w:rPr>
            </w:r>
            <w:r>
              <w:rPr>
                <w:b/>
                <w:sz w:val="20"/>
              </w:rPr>
              <w:t>HEMA</w:t>
            </w:r>
          </w:p>
          <w:p>
            <w:pPr>
              <w:spacing w:after="120"/>
            </w:pPr>
            <w:r>
              <w:rPr>
                <w:b w:val="0"/>
                <w:sz w:val="20"/>
              </w:rPr>
              <w:t>Door: {{HemaSignatory}}</w:t>
            </w:r>
          </w:p>
          <w:p>
            <w:pPr>
              <w:spacing w:after="120"/>
            </w:pPr>
            <w:r>
              <w:rPr>
                <w:b w:val="0"/>
                <w:sz w:val="20"/>
              </w:rPr>
              <w:t>Functie: {{HemaFunction}}</w:t>
            </w:r>
          </w:p>
          <w:p>
            <w:pPr>
              <w:spacing w:after="120"/>
            </w:pPr>
            <w:r>
              <w:rPr>
                <w:b w:val="0"/>
                <w:sz w:val="20"/>
              </w:rPr>
              <w:t>Datum: ____________________</w:t>
            </w:r>
          </w:p>
          <w:p>
            <w:pPr>
              <w:spacing w:after="120"/>
            </w:pPr>
            <w:r>
              <w:rPr>
                <w:b w:val="0"/>
                <w:sz w:val="20"/>
              </w:rPr>
              <w:t>Handtekening: ____________________</w:t>
            </w:r>
          </w:p>
        </w:tc>
        <w:tc>
          <w:tcPr>
            <w:tcW w:type="dxa" w:w="4269"/>
          </w:tcPr>
          <w:p>
            <w:pPr>
              <w:spacing w:after="120"/>
            </w:pPr>
            <w:r>
              <w:rPr>
                <w:sz w:val="20"/>
              </w:rPr>
            </w:r>
            <w:r>
              <w:rPr>
                <w:b/>
                <w:sz w:val="20"/>
              </w:rPr>
              <w:t>{{CounterpartyName}}</w:t>
            </w:r>
          </w:p>
          <w:p>
            <w:pPr>
              <w:spacing w:after="120"/>
            </w:pPr>
            <w:r>
              <w:rPr>
                <w:b w:val="0"/>
                <w:sz w:val="20"/>
              </w:rPr>
              <w:t>Door: {{CounterpartySignatory}}</w:t>
            </w:r>
          </w:p>
          <w:p>
            <w:pPr>
              <w:spacing w:after="120"/>
            </w:pPr>
            <w:r>
              <w:rPr>
                <w:b w:val="0"/>
                <w:sz w:val="20"/>
              </w:rPr>
              <w:t>Functie: {{CounterpartyFunction}}</w:t>
            </w:r>
          </w:p>
          <w:p>
            <w:pPr>
              <w:spacing w:after="120"/>
            </w:pPr>
            <w:r>
              <w:rPr>
                <w:b w:val="0"/>
                <w:sz w:val="20"/>
              </w:rPr>
              <w:t>Datum: ____________________</w:t>
            </w:r>
          </w:p>
          <w:p>
            <w:pPr>
              <w:spacing w:after="120"/>
            </w:pPr>
            <w:r>
              <w:rPr>
                <w:b w:val="0"/>
                <w:sz w:val="20"/>
              </w:rPr>
              <w:t>Handtekening: ____________________</w:t>
            </w:r>
          </w:p>
        </w:tc>
      </w:tr>
    </w:tbl>
    <w:p w14:paraId="57E8E34D" w14:textId="77777777" w:rsidR="00DA3195" w:rsidRPr="008E3D84" w:rsidRDefault="00DA3195" w:rsidP="001214DA">
      <w:pPr>
        <w:widowControl w:val="0"/>
        <w:autoSpaceDE/>
        <w:autoSpaceDN/>
        <w:spacing w:after="240" w:line="276" w:lineRule="auto"/>
        <w:jc w:val="both"/>
        <w:outlineLvl w:val="1"/>
        <w:rPr>
          <w:sz w:val="18"/>
          <w:szCs w:val="18"/>
          <w:lang w:eastAsia="en-GB"/>
        </w:rPr>
      </w:pPr>
    </w:p>
    <w:sectPr w:rsidR="00DA3195" w:rsidRPr="008E3D84">
      <w:headerReference w:type="default" r:id="rId8"/>
      <w:headerReference w:type="first" r:id="rId9"/>
      <w:pgSz w:w="11906" w:h="16838"/>
      <w:pgMar w:top="2625" w:right="1684" w:bottom="1418" w:left="1684" w:header="709" w:footer="1049"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EB188" w14:textId="77777777" w:rsidR="009528FE" w:rsidRDefault="009528FE">
      <w:r>
        <w:separator/>
      </w:r>
    </w:p>
  </w:endnote>
  <w:endnote w:type="continuationSeparator" w:id="0">
    <w:p w14:paraId="1028516B" w14:textId="77777777" w:rsidR="009528FE" w:rsidRDefault="009528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KaiTi_GB2312">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609D1" w14:textId="77777777" w:rsidR="009528FE" w:rsidRDefault="009528FE">
      <w:r>
        <w:separator/>
      </w:r>
    </w:p>
  </w:footnote>
  <w:footnote w:type="continuationSeparator" w:id="0">
    <w:p w14:paraId="6B769F94" w14:textId="77777777" w:rsidR="009528FE" w:rsidRDefault="009528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 w:type="dxa"/>
      <w:tblLayout w:type="fixed"/>
      <w:tblCellMar>
        <w:left w:w="0" w:type="dxa"/>
        <w:right w:w="0" w:type="dxa"/>
      </w:tblCellMar>
      <w:tblLook w:val="0000" w:firstRow="0" w:lastRow="0" w:firstColumn="0" w:lastColumn="0" w:noHBand="0" w:noVBand="0"/>
    </w:tblPr>
    <w:tblGrid>
      <w:gridCol w:w="11113"/>
    </w:tblGrid>
    <w:tr w:rsidR="00F83908" w14:paraId="2C43098D" w14:textId="77777777">
      <w:trPr>
        <w:trHeight w:val="1531"/>
      </w:trPr>
      <w:tc>
        <w:tcPr>
          <w:tcW w:w="11113" w:type="dxa"/>
          <w:tcBorders>
            <w:top w:val="nil"/>
            <w:left w:val="nil"/>
            <w:bottom w:val="nil"/>
            <w:right w:val="nil"/>
          </w:tcBorders>
        </w:tcPr>
        <w:p w14:paraId="4E910393" w14:textId="2446C1BC" w:rsidR="00F83908" w:rsidRDefault="00B64C50">
          <w:pPr>
            <w:framePr w:w="11113" w:h="1531" w:hRule="exact" w:wrap="notBeside" w:vAnchor="page" w:hAnchor="page" w:x="398" w:y="404"/>
          </w:pPr>
          <w:bookmarkStart w:id="102" w:name="LogoPage2"/>
          <w:bookmarkEnd w:id="102"/>
          <w:r>
            <w:rPr>
              <w:noProof/>
            </w:rPr>
            <w:drawing>
              <wp:inline distT="0" distB="0" distL="0" distR="0" wp14:anchorId="435A4B95" wp14:editId="153819E9">
                <wp:extent cx="7054850" cy="1003300"/>
                <wp:effectExtent l="0" t="0" r="0" b="0"/>
                <wp:docPr id="1"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54850" cy="1003300"/>
                        </a:xfrm>
                        <a:prstGeom prst="rect">
                          <a:avLst/>
                        </a:prstGeom>
                        <a:noFill/>
                        <a:ln>
                          <a:noFill/>
                        </a:ln>
                      </pic:spPr>
                    </pic:pic>
                  </a:graphicData>
                </a:graphic>
              </wp:inline>
            </w:drawing>
          </w:r>
        </w:p>
      </w:tc>
    </w:tr>
  </w:tbl>
  <w:p w14:paraId="22D23653" w14:textId="77777777" w:rsidR="00F83908" w:rsidRDefault="00F839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 w:type="dxa"/>
      <w:tblLayout w:type="fixed"/>
      <w:tblCellMar>
        <w:left w:w="0" w:type="dxa"/>
        <w:right w:w="0" w:type="dxa"/>
      </w:tblCellMar>
      <w:tblLook w:val="0000" w:firstRow="0" w:lastRow="0" w:firstColumn="0" w:lastColumn="0" w:noHBand="0" w:noVBand="0"/>
    </w:tblPr>
    <w:tblGrid>
      <w:gridCol w:w="11113"/>
    </w:tblGrid>
    <w:tr w:rsidR="00F83908" w14:paraId="26C441A1" w14:textId="77777777">
      <w:trPr>
        <w:trHeight w:val="1531"/>
      </w:trPr>
      <w:tc>
        <w:tcPr>
          <w:tcW w:w="11113" w:type="dxa"/>
          <w:tcBorders>
            <w:top w:val="nil"/>
            <w:left w:val="nil"/>
            <w:bottom w:val="nil"/>
            <w:right w:val="nil"/>
          </w:tcBorders>
        </w:tcPr>
        <w:p w14:paraId="0262E3A7" w14:textId="1A56FF85" w:rsidR="00F83908" w:rsidRDefault="00B64C50">
          <w:pPr>
            <w:framePr w:w="11113" w:h="1531" w:hRule="exact" w:wrap="notBeside" w:vAnchor="page" w:hAnchor="page" w:x="398" w:y="404"/>
            <w:rPr>
              <w:noProof/>
            </w:rPr>
          </w:pPr>
          <w:bookmarkStart w:id="103" w:name="LogoPage1"/>
          <w:bookmarkEnd w:id="103"/>
          <w:r>
            <w:rPr>
              <w:noProof/>
            </w:rPr>
            <w:drawing>
              <wp:inline distT="0" distB="0" distL="0" distR="0" wp14:anchorId="19E00CDD" wp14:editId="06A245A8">
                <wp:extent cx="7048500" cy="1003300"/>
                <wp:effectExtent l="0" t="0" r="0" b="0"/>
                <wp:docPr id="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0" cy="1003300"/>
                        </a:xfrm>
                        <a:prstGeom prst="rect">
                          <a:avLst/>
                        </a:prstGeom>
                        <a:noFill/>
                        <a:ln>
                          <a:noFill/>
                        </a:ln>
                      </pic:spPr>
                    </pic:pic>
                  </a:graphicData>
                </a:graphic>
              </wp:inline>
            </w:drawing>
          </w:r>
        </w:p>
      </w:tc>
    </w:tr>
  </w:tbl>
  <w:p w14:paraId="52168DAA" w14:textId="77777777" w:rsidR="00F83908" w:rsidRDefault="00F839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F207E"/>
    <w:multiLevelType w:val="hybridMultilevel"/>
    <w:tmpl w:val="59964B92"/>
    <w:lvl w:ilvl="0" w:tplc="04130001">
      <w:start w:val="1"/>
      <w:numFmt w:val="bullet"/>
      <w:lvlText w:val=""/>
      <w:lvlJc w:val="left"/>
      <w:pPr>
        <w:ind w:left="1287" w:hanging="360"/>
      </w:pPr>
      <w:rPr>
        <w:rFonts w:ascii="Symbol" w:hAnsi="Symbol" w:hint="default"/>
      </w:rPr>
    </w:lvl>
    <w:lvl w:ilvl="1" w:tplc="04130003" w:tentative="1">
      <w:start w:val="1"/>
      <w:numFmt w:val="bullet"/>
      <w:lvlText w:val="o"/>
      <w:lvlJc w:val="left"/>
      <w:pPr>
        <w:ind w:left="2007" w:hanging="360"/>
      </w:pPr>
      <w:rPr>
        <w:rFonts w:ascii="Courier New" w:hAnsi="Courier New" w:cs="Courier New" w:hint="default"/>
      </w:rPr>
    </w:lvl>
    <w:lvl w:ilvl="2" w:tplc="04130005" w:tentative="1">
      <w:start w:val="1"/>
      <w:numFmt w:val="bullet"/>
      <w:lvlText w:val=""/>
      <w:lvlJc w:val="left"/>
      <w:pPr>
        <w:ind w:left="2727" w:hanging="360"/>
      </w:pPr>
      <w:rPr>
        <w:rFonts w:ascii="Wingdings" w:hAnsi="Wingdings" w:hint="default"/>
      </w:rPr>
    </w:lvl>
    <w:lvl w:ilvl="3" w:tplc="04130001" w:tentative="1">
      <w:start w:val="1"/>
      <w:numFmt w:val="bullet"/>
      <w:lvlText w:val=""/>
      <w:lvlJc w:val="left"/>
      <w:pPr>
        <w:ind w:left="3447" w:hanging="360"/>
      </w:pPr>
      <w:rPr>
        <w:rFonts w:ascii="Symbol" w:hAnsi="Symbol" w:hint="default"/>
      </w:rPr>
    </w:lvl>
    <w:lvl w:ilvl="4" w:tplc="04130003" w:tentative="1">
      <w:start w:val="1"/>
      <w:numFmt w:val="bullet"/>
      <w:lvlText w:val="o"/>
      <w:lvlJc w:val="left"/>
      <w:pPr>
        <w:ind w:left="4167" w:hanging="360"/>
      </w:pPr>
      <w:rPr>
        <w:rFonts w:ascii="Courier New" w:hAnsi="Courier New" w:cs="Courier New" w:hint="default"/>
      </w:rPr>
    </w:lvl>
    <w:lvl w:ilvl="5" w:tplc="04130005" w:tentative="1">
      <w:start w:val="1"/>
      <w:numFmt w:val="bullet"/>
      <w:lvlText w:val=""/>
      <w:lvlJc w:val="left"/>
      <w:pPr>
        <w:ind w:left="4887" w:hanging="360"/>
      </w:pPr>
      <w:rPr>
        <w:rFonts w:ascii="Wingdings" w:hAnsi="Wingdings" w:hint="default"/>
      </w:rPr>
    </w:lvl>
    <w:lvl w:ilvl="6" w:tplc="04130001" w:tentative="1">
      <w:start w:val="1"/>
      <w:numFmt w:val="bullet"/>
      <w:lvlText w:val=""/>
      <w:lvlJc w:val="left"/>
      <w:pPr>
        <w:ind w:left="5607" w:hanging="360"/>
      </w:pPr>
      <w:rPr>
        <w:rFonts w:ascii="Symbol" w:hAnsi="Symbol" w:hint="default"/>
      </w:rPr>
    </w:lvl>
    <w:lvl w:ilvl="7" w:tplc="04130003" w:tentative="1">
      <w:start w:val="1"/>
      <w:numFmt w:val="bullet"/>
      <w:lvlText w:val="o"/>
      <w:lvlJc w:val="left"/>
      <w:pPr>
        <w:ind w:left="6327" w:hanging="360"/>
      </w:pPr>
      <w:rPr>
        <w:rFonts w:ascii="Courier New" w:hAnsi="Courier New" w:cs="Courier New" w:hint="default"/>
      </w:rPr>
    </w:lvl>
    <w:lvl w:ilvl="8" w:tplc="04130005" w:tentative="1">
      <w:start w:val="1"/>
      <w:numFmt w:val="bullet"/>
      <w:lvlText w:val=""/>
      <w:lvlJc w:val="left"/>
      <w:pPr>
        <w:ind w:left="7047" w:hanging="360"/>
      </w:pPr>
      <w:rPr>
        <w:rFonts w:ascii="Wingdings" w:hAnsi="Wingdings" w:hint="default"/>
      </w:rPr>
    </w:lvl>
  </w:abstractNum>
  <w:abstractNum w:abstractNumId="1" w15:restartNumberingAfterBreak="0">
    <w:nsid w:val="08D33CB0"/>
    <w:multiLevelType w:val="multilevel"/>
    <w:tmpl w:val="444454C0"/>
    <w:lvl w:ilvl="0">
      <w:start w:val="1"/>
      <w:numFmt w:val="decimal"/>
      <w:lvlText w:val="%1"/>
      <w:lvlJc w:val="left"/>
      <w:pPr>
        <w:tabs>
          <w:tab w:val="num" w:pos="360"/>
        </w:tabs>
        <w:ind w:left="284" w:hanging="284"/>
      </w:pPr>
      <w:rPr>
        <w:rFonts w:ascii="Arial" w:hAnsi="Arial" w:cs="Arial" w:hint="default"/>
      </w:rPr>
    </w:lvl>
    <w:lvl w:ilvl="1">
      <w:start w:val="1"/>
      <w:numFmt w:val="decimal"/>
      <w:lvlRestart w:val="0"/>
      <w:lvlText w:val="%1.%2"/>
      <w:lvlJc w:val="left"/>
      <w:pPr>
        <w:tabs>
          <w:tab w:val="num" w:pos="1004"/>
        </w:tabs>
        <w:ind w:left="709" w:hanging="425"/>
      </w:pPr>
      <w:rPr>
        <w:rFonts w:ascii="Arial" w:hAnsi="Arial" w:cs="Arial"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14A77156"/>
    <w:multiLevelType w:val="multilevel"/>
    <w:tmpl w:val="CFDE265C"/>
    <w:styleLink w:val="WWListPartiesRecitals"/>
    <w:lvl w:ilvl="0">
      <w:start w:val="1"/>
      <w:numFmt w:val="none"/>
      <w:pStyle w:val="WWDefault"/>
      <w:suff w:val="nothing"/>
      <w:lvlText w:val=""/>
      <w:lvlJc w:val="left"/>
      <w:rPr>
        <w:rFonts w:cs="Times New Roman" w:hint="default"/>
      </w:rPr>
    </w:lvl>
    <w:lvl w:ilvl="1">
      <w:start w:val="1"/>
      <w:numFmt w:val="none"/>
      <w:pStyle w:val="WWBodytext"/>
      <w:suff w:val="nothing"/>
      <w:lvlText w:val=""/>
      <w:lvlJc w:val="left"/>
      <w:rPr>
        <w:rFonts w:cs="Times New Roman" w:hint="default"/>
      </w:rPr>
    </w:lvl>
    <w:lvl w:ilvl="2">
      <w:start w:val="1"/>
      <w:numFmt w:val="decimal"/>
      <w:pStyle w:val="WWParty"/>
      <w:lvlText w:val="%3."/>
      <w:lvlJc w:val="left"/>
      <w:pPr>
        <w:ind w:left="567" w:hanging="567"/>
      </w:pPr>
      <w:rPr>
        <w:rFonts w:cs="Times New Roman" w:hint="default"/>
      </w:rPr>
    </w:lvl>
    <w:lvl w:ilvl="3">
      <w:start w:val="1"/>
      <w:numFmt w:val="upperRoman"/>
      <w:pStyle w:val="WWRecital"/>
      <w:lvlText w:val="%4."/>
      <w:lvlJc w:val="left"/>
      <w:pPr>
        <w:ind w:left="567" w:hanging="567"/>
      </w:pPr>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3" w15:restartNumberingAfterBreak="0">
    <w:nsid w:val="160621C6"/>
    <w:multiLevelType w:val="multilevel"/>
    <w:tmpl w:val="698CA496"/>
    <w:styleLink w:val="WWListDefinitions"/>
    <w:lvl w:ilvl="0">
      <w:start w:val="1"/>
      <w:numFmt w:val="none"/>
      <w:lvlText w:val=""/>
      <w:lvlJc w:val="left"/>
      <w:pPr>
        <w:ind w:left="567" w:hanging="567"/>
      </w:pPr>
      <w:rPr>
        <w:rFonts w:cs="Times New Roman" w:hint="default"/>
      </w:rPr>
    </w:lvl>
    <w:lvl w:ilvl="1">
      <w:start w:val="1"/>
      <w:numFmt w:val="none"/>
      <w:lvlText w:val=""/>
      <w:lvlJc w:val="left"/>
      <w:pPr>
        <w:ind w:left="567" w:hanging="567"/>
      </w:pPr>
      <w:rPr>
        <w:rFonts w:cs="Times New Roman" w:hint="default"/>
      </w:rPr>
    </w:lvl>
    <w:lvl w:ilvl="2">
      <w:start w:val="1"/>
      <w:numFmt w:val="none"/>
      <w:lvlText w:val=""/>
      <w:lvlJc w:val="left"/>
      <w:pPr>
        <w:ind w:left="567" w:hanging="567"/>
      </w:pPr>
      <w:rPr>
        <w:rFonts w:cs="Times New Roman" w:hint="default"/>
      </w:rPr>
    </w:lvl>
    <w:lvl w:ilvl="3">
      <w:start w:val="1"/>
      <w:numFmt w:val="none"/>
      <w:pStyle w:val="WW2nn"/>
      <w:suff w:val="nothing"/>
      <w:lvlText w:val=""/>
      <w:lvlJc w:val="left"/>
      <w:pPr>
        <w:ind w:left="567"/>
      </w:pPr>
      <w:rPr>
        <w:rFonts w:cs="Times New Roman" w:hint="default"/>
      </w:rPr>
    </w:lvl>
    <w:lvl w:ilvl="4">
      <w:start w:val="1"/>
      <w:numFmt w:val="none"/>
      <w:pStyle w:val="WWDefinition"/>
      <w:suff w:val="nothing"/>
      <w:lvlText w:val=""/>
      <w:lvlJc w:val="left"/>
      <w:pPr>
        <w:ind w:left="3402" w:hanging="2835"/>
      </w:pPr>
      <w:rPr>
        <w:rFonts w:cs="Times New Roman" w:hint="default"/>
      </w:rPr>
    </w:lvl>
    <w:lvl w:ilvl="5">
      <w:start w:val="1"/>
      <w:numFmt w:val="lowerLetter"/>
      <w:pStyle w:val="WWDefinitionSubitem"/>
      <w:lvlText w:val="(%6)"/>
      <w:lvlJc w:val="left"/>
      <w:pPr>
        <w:ind w:left="3969" w:hanging="567"/>
      </w:pPr>
      <w:rPr>
        <w:rFonts w:cs="Times New Roman" w:hint="default"/>
      </w:rPr>
    </w:lvl>
    <w:lvl w:ilvl="6">
      <w:start w:val="1"/>
      <w:numFmt w:val="lowerRoman"/>
      <w:pStyle w:val="WWDefinitionSub-subitem"/>
      <w:lvlText w:val="(%7)"/>
      <w:lvlJc w:val="left"/>
      <w:pPr>
        <w:ind w:left="4536" w:hanging="567"/>
      </w:pPr>
      <w:rPr>
        <w:rFonts w:cs="Times New Roman" w:hint="default"/>
      </w:rPr>
    </w:lvl>
    <w:lvl w:ilvl="7">
      <w:start w:val="1"/>
      <w:numFmt w:val="none"/>
      <w:lvlText w:val=""/>
      <w:lvlJc w:val="left"/>
      <w:rPr>
        <w:rFonts w:cs="Times New Roman" w:hint="default"/>
      </w:rPr>
    </w:lvl>
    <w:lvl w:ilvl="8">
      <w:start w:val="1"/>
      <w:numFmt w:val="none"/>
      <w:lvlText w:val=""/>
      <w:lvlJc w:val="left"/>
      <w:rPr>
        <w:rFonts w:cs="Times New Roman" w:hint="default"/>
      </w:rPr>
    </w:lvl>
  </w:abstractNum>
  <w:abstractNum w:abstractNumId="4" w15:restartNumberingAfterBreak="0">
    <w:nsid w:val="1DD6412A"/>
    <w:multiLevelType w:val="multilevel"/>
    <w:tmpl w:val="0040E1EA"/>
    <w:lvl w:ilvl="0">
      <w:start w:val="1"/>
      <w:numFmt w:val="bullet"/>
      <w:lvlText w:val=""/>
      <w:lvlJc w:val="left"/>
      <w:pPr>
        <w:tabs>
          <w:tab w:val="num" w:pos="360"/>
        </w:tabs>
        <w:ind w:left="284" w:hanging="284"/>
      </w:pPr>
      <w:rPr>
        <w:rFonts w:ascii="Wingdings" w:hAnsi="Wingdings" w:cs="Wingdings" w:hint="default"/>
      </w:rPr>
    </w:lvl>
    <w:lvl w:ilvl="1">
      <w:start w:val="1"/>
      <w:numFmt w:val="bullet"/>
      <w:lvlRestart w:val="0"/>
      <w:pStyle w:val="HEMAopsommingstreepjes"/>
      <w:lvlText w:val="-"/>
      <w:lvlJc w:val="left"/>
      <w:pPr>
        <w:tabs>
          <w:tab w:val="num" w:pos="644"/>
        </w:tabs>
        <w:ind w:left="567" w:hanging="283"/>
      </w:pPr>
      <w:rPr>
        <w:rFonts w:hint="default"/>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5" w15:restartNumberingAfterBreak="0">
    <w:nsid w:val="29BB2FA9"/>
    <w:multiLevelType w:val="multilevel"/>
    <w:tmpl w:val="65307902"/>
    <w:lvl w:ilvl="0">
      <w:start w:val="1"/>
      <w:numFmt w:val="decimal"/>
      <w:pStyle w:val="HEMAopsommingcijfers"/>
      <w:lvlText w:val="%1."/>
      <w:lvlJc w:val="left"/>
      <w:pPr>
        <w:tabs>
          <w:tab w:val="num" w:pos="720"/>
        </w:tabs>
        <w:ind w:left="720" w:hanging="720"/>
      </w:pPr>
    </w:lvl>
    <w:lvl w:ilvl="1">
      <w:start w:val="1"/>
      <w:numFmt w:val="decimal"/>
      <w:pStyle w:val="HEMAsubopsommingcijfers"/>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2D072B83"/>
    <w:multiLevelType w:val="multilevel"/>
    <w:tmpl w:val="91A881FA"/>
    <w:lvl w:ilvl="0">
      <w:start w:val="1"/>
      <w:numFmt w:val="bullet"/>
      <w:pStyle w:val="HEMAopsommingvierkantjes"/>
      <w:lvlText w:val=""/>
      <w:lvlJc w:val="left"/>
      <w:pPr>
        <w:tabs>
          <w:tab w:val="num" w:pos="360"/>
        </w:tabs>
        <w:ind w:left="284" w:hanging="284"/>
      </w:pPr>
      <w:rPr>
        <w:rFonts w:ascii="Wingdings" w:hAnsi="Wingdings" w:cs="Wingdings" w:hint="default"/>
        <w:b w:val="0"/>
        <w:bCs w:val="0"/>
        <w:i w:val="0"/>
        <w:iCs w:val="0"/>
        <w:sz w:val="14"/>
        <w:szCs w:val="1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338E1D2F"/>
    <w:multiLevelType w:val="hybridMultilevel"/>
    <w:tmpl w:val="084239AE"/>
    <w:lvl w:ilvl="0" w:tplc="0548F184">
      <w:start w:val="1"/>
      <w:numFmt w:val="decimal"/>
      <w:lvlText w:val="%1."/>
      <w:lvlJc w:val="left"/>
      <w:pPr>
        <w:tabs>
          <w:tab w:val="num" w:pos="1065"/>
        </w:tabs>
        <w:ind w:left="1065" w:hanging="705"/>
      </w:pPr>
      <w:rPr>
        <w:rFonts w:hint="default"/>
      </w:rPr>
    </w:lvl>
    <w:lvl w:ilvl="1" w:tplc="1DD491A6" w:tentative="1">
      <w:start w:val="1"/>
      <w:numFmt w:val="lowerLetter"/>
      <w:lvlText w:val="%2."/>
      <w:lvlJc w:val="left"/>
      <w:pPr>
        <w:tabs>
          <w:tab w:val="num" w:pos="1440"/>
        </w:tabs>
        <w:ind w:left="1440" w:hanging="360"/>
      </w:pPr>
    </w:lvl>
    <w:lvl w:ilvl="2" w:tplc="234459D6" w:tentative="1">
      <w:start w:val="1"/>
      <w:numFmt w:val="lowerRoman"/>
      <w:lvlText w:val="%3."/>
      <w:lvlJc w:val="right"/>
      <w:pPr>
        <w:tabs>
          <w:tab w:val="num" w:pos="2160"/>
        </w:tabs>
        <w:ind w:left="2160" w:hanging="180"/>
      </w:pPr>
    </w:lvl>
    <w:lvl w:ilvl="3" w:tplc="D09C9232" w:tentative="1">
      <w:start w:val="1"/>
      <w:numFmt w:val="decimal"/>
      <w:lvlText w:val="%4."/>
      <w:lvlJc w:val="left"/>
      <w:pPr>
        <w:tabs>
          <w:tab w:val="num" w:pos="2880"/>
        </w:tabs>
        <w:ind w:left="2880" w:hanging="360"/>
      </w:pPr>
    </w:lvl>
    <w:lvl w:ilvl="4" w:tplc="017EBB0E" w:tentative="1">
      <w:start w:val="1"/>
      <w:numFmt w:val="lowerLetter"/>
      <w:lvlText w:val="%5."/>
      <w:lvlJc w:val="left"/>
      <w:pPr>
        <w:tabs>
          <w:tab w:val="num" w:pos="3600"/>
        </w:tabs>
        <w:ind w:left="3600" w:hanging="360"/>
      </w:pPr>
    </w:lvl>
    <w:lvl w:ilvl="5" w:tplc="C2164B18" w:tentative="1">
      <w:start w:val="1"/>
      <w:numFmt w:val="lowerRoman"/>
      <w:lvlText w:val="%6."/>
      <w:lvlJc w:val="right"/>
      <w:pPr>
        <w:tabs>
          <w:tab w:val="num" w:pos="4320"/>
        </w:tabs>
        <w:ind w:left="4320" w:hanging="180"/>
      </w:pPr>
    </w:lvl>
    <w:lvl w:ilvl="6" w:tplc="36363D62" w:tentative="1">
      <w:start w:val="1"/>
      <w:numFmt w:val="decimal"/>
      <w:lvlText w:val="%7."/>
      <w:lvlJc w:val="left"/>
      <w:pPr>
        <w:tabs>
          <w:tab w:val="num" w:pos="5040"/>
        </w:tabs>
        <w:ind w:left="5040" w:hanging="360"/>
      </w:pPr>
    </w:lvl>
    <w:lvl w:ilvl="7" w:tplc="6562F370" w:tentative="1">
      <w:start w:val="1"/>
      <w:numFmt w:val="lowerLetter"/>
      <w:lvlText w:val="%8."/>
      <w:lvlJc w:val="left"/>
      <w:pPr>
        <w:tabs>
          <w:tab w:val="num" w:pos="5760"/>
        </w:tabs>
        <w:ind w:left="5760" w:hanging="360"/>
      </w:pPr>
    </w:lvl>
    <w:lvl w:ilvl="8" w:tplc="9AD69A84" w:tentative="1">
      <w:start w:val="1"/>
      <w:numFmt w:val="lowerRoman"/>
      <w:lvlText w:val="%9."/>
      <w:lvlJc w:val="right"/>
      <w:pPr>
        <w:tabs>
          <w:tab w:val="num" w:pos="6480"/>
        </w:tabs>
        <w:ind w:left="6480" w:hanging="180"/>
      </w:pPr>
    </w:lvl>
  </w:abstractNum>
  <w:abstractNum w:abstractNumId="8" w15:restartNumberingAfterBreak="0">
    <w:nsid w:val="3E3655C6"/>
    <w:multiLevelType w:val="multilevel"/>
    <w:tmpl w:val="9FB8C0D0"/>
    <w:lvl w:ilvl="0">
      <w:start w:val="1"/>
      <w:numFmt w:val="decimal"/>
      <w:lvlText w:val="%1."/>
      <w:lvlJc w:val="left"/>
      <w:pPr>
        <w:tabs>
          <w:tab w:val="num" w:pos="567"/>
        </w:tabs>
        <w:ind w:left="567" w:hanging="567"/>
      </w:pPr>
      <w:rPr>
        <w:rFonts w:ascii="Verdana" w:hAnsi="Verdana" w:hint="default"/>
        <w:b/>
        <w:i w:val="0"/>
        <w:sz w:val="18"/>
        <w:u w:val="none"/>
      </w:rPr>
    </w:lvl>
    <w:lvl w:ilvl="1">
      <w:start w:val="1"/>
      <w:numFmt w:val="decimal"/>
      <w:lvlText w:val="%1.%2."/>
      <w:lvlJc w:val="left"/>
      <w:pPr>
        <w:tabs>
          <w:tab w:val="num" w:pos="567"/>
        </w:tabs>
        <w:ind w:left="567" w:hanging="567"/>
      </w:pPr>
      <w:rPr>
        <w:rFonts w:ascii="Arial" w:hAnsi="Arial" w:cs="Arial" w:hint="default"/>
        <w:b w:val="0"/>
        <w:i w:val="0"/>
        <w:sz w:val="18"/>
      </w:rPr>
    </w:lvl>
    <w:lvl w:ilvl="2">
      <w:start w:val="1"/>
      <w:numFmt w:val="lowerLetter"/>
      <w:lvlText w:val="%3)"/>
      <w:lvlJc w:val="left"/>
      <w:pPr>
        <w:tabs>
          <w:tab w:val="num" w:pos="1021"/>
        </w:tabs>
        <w:ind w:left="1021" w:hanging="454"/>
      </w:pPr>
      <w:rPr>
        <w:rFonts w:ascii="Verdana" w:hAnsi="Verdana" w:hint="default"/>
        <w:b w:val="0"/>
        <w:i w:val="0"/>
        <w:caps w:val="0"/>
        <w:sz w:val="18"/>
      </w:rPr>
    </w:lvl>
    <w:lvl w:ilvl="3">
      <w:start w:val="1"/>
      <w:numFmt w:val="lowerRoman"/>
      <w:lvlText w:val="%4)"/>
      <w:lvlJc w:val="left"/>
      <w:pPr>
        <w:tabs>
          <w:tab w:val="num" w:pos="1571"/>
        </w:tabs>
        <w:ind w:left="1418" w:hanging="567"/>
      </w:pPr>
      <w:rPr>
        <w:rFonts w:ascii="Verdana" w:hAnsi="Verdana" w:hint="default"/>
        <w:b w:val="0"/>
        <w:i w:val="0"/>
        <w:sz w:val="18"/>
      </w:rPr>
    </w:lvl>
    <w:lvl w:ilvl="4">
      <w:start w:val="1"/>
      <w:numFmt w:val="none"/>
      <w:lvlText w:val=""/>
      <w:lvlJc w:val="left"/>
      <w:pPr>
        <w:tabs>
          <w:tab w:val="num" w:pos="360"/>
        </w:tabs>
        <w:ind w:left="0" w:firstLine="0"/>
      </w:pPr>
      <w:rPr>
        <w:rFonts w:hint="default"/>
      </w:rPr>
    </w:lvl>
    <w:lvl w:ilvl="5">
      <w:start w:val="1"/>
      <w:numFmt w:val="none"/>
      <w:lvlText w:val=""/>
      <w:lvlJc w:val="left"/>
      <w:pPr>
        <w:tabs>
          <w:tab w:val="num" w:pos="2736"/>
        </w:tabs>
        <w:ind w:left="2736" w:hanging="936"/>
      </w:pPr>
      <w:rPr>
        <w:rFonts w:hint="default"/>
      </w:rPr>
    </w:lvl>
    <w:lvl w:ilvl="6">
      <w:start w:val="1"/>
      <w:numFmt w:val="none"/>
      <w:lvlText w:val=""/>
      <w:lvlJc w:val="left"/>
      <w:pPr>
        <w:tabs>
          <w:tab w:val="num" w:pos="3240"/>
        </w:tabs>
        <w:ind w:left="3240" w:hanging="1080"/>
      </w:pPr>
      <w:rPr>
        <w:rFonts w:hint="default"/>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9" w15:restartNumberingAfterBreak="0">
    <w:nsid w:val="420D1E36"/>
    <w:multiLevelType w:val="hybridMultilevel"/>
    <w:tmpl w:val="CAE2F0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4A154D3B"/>
    <w:multiLevelType w:val="multilevel"/>
    <w:tmpl w:val="4F9A38A0"/>
    <w:styleLink w:val="WWList"/>
    <w:lvl w:ilvl="0">
      <w:numFmt w:val="decimal"/>
      <w:pStyle w:val="WWHeadingSchedule"/>
      <w:lvlText w:val="Schedule %1."/>
      <w:lvlJc w:val="left"/>
      <w:pPr>
        <w:ind w:left="1701" w:hanging="1701"/>
      </w:pPr>
      <w:rPr>
        <w:rFonts w:cs="Times New Roman" w:hint="default"/>
      </w:rPr>
    </w:lvl>
    <w:lvl w:ilvl="1">
      <w:numFmt w:val="decimal"/>
      <w:pStyle w:val="WWHeadingAnnex"/>
      <w:lvlText w:val="Annex %2."/>
      <w:lvlJc w:val="left"/>
      <w:pPr>
        <w:ind w:left="1701" w:hanging="1701"/>
      </w:pPr>
      <w:rPr>
        <w:rFonts w:cs="Times New Roman" w:hint="default"/>
      </w:rPr>
    </w:lvl>
    <w:lvl w:ilvl="2">
      <w:start w:val="1"/>
      <w:numFmt w:val="upperRoman"/>
      <w:pStyle w:val="WWHeadingSchedulePart"/>
      <w:lvlText w:val="Part %3."/>
      <w:lvlJc w:val="left"/>
      <w:pPr>
        <w:ind w:left="1701" w:hanging="1701"/>
      </w:pPr>
      <w:rPr>
        <w:rFonts w:cs="Times New Roman" w:hint="default"/>
      </w:rPr>
    </w:lvl>
    <w:lvl w:ilvl="3">
      <w:start w:val="1"/>
      <w:numFmt w:val="decimal"/>
      <w:pStyle w:val="WW1"/>
      <w:lvlText w:val="%4."/>
      <w:lvlJc w:val="left"/>
      <w:pPr>
        <w:ind w:left="567" w:hanging="567"/>
      </w:pPr>
      <w:rPr>
        <w:rFonts w:cs="Times New Roman" w:hint="default"/>
      </w:rPr>
    </w:lvl>
    <w:lvl w:ilvl="4">
      <w:start w:val="1"/>
      <w:numFmt w:val="decimal"/>
      <w:pStyle w:val="WW2"/>
      <w:lvlText w:val="%4.%5"/>
      <w:lvlJc w:val="left"/>
      <w:pPr>
        <w:ind w:left="567" w:hanging="567"/>
      </w:pPr>
      <w:rPr>
        <w:rFonts w:cs="Times New Roman" w:hint="default"/>
      </w:rPr>
    </w:lvl>
    <w:lvl w:ilvl="5">
      <w:start w:val="1"/>
      <w:numFmt w:val="lowerLetter"/>
      <w:pStyle w:val="WW3"/>
      <w:lvlText w:val="(%6)"/>
      <w:lvlJc w:val="left"/>
      <w:pPr>
        <w:ind w:left="1134" w:hanging="567"/>
      </w:pPr>
      <w:rPr>
        <w:rFonts w:cs="Times New Roman" w:hint="default"/>
      </w:rPr>
    </w:lvl>
    <w:lvl w:ilvl="6">
      <w:start w:val="1"/>
      <w:numFmt w:val="lowerRoman"/>
      <w:pStyle w:val="WW4"/>
      <w:lvlText w:val="(%7)"/>
      <w:lvlJc w:val="left"/>
      <w:pPr>
        <w:ind w:left="1701" w:hanging="567"/>
      </w:pPr>
      <w:rPr>
        <w:rFonts w:cs="Times New Roman" w:hint="default"/>
      </w:rPr>
    </w:lvl>
    <w:lvl w:ilvl="7">
      <w:start w:val="1"/>
      <w:numFmt w:val="upperLetter"/>
      <w:pStyle w:val="WW5"/>
      <w:lvlText w:val="(%8)"/>
      <w:lvlJc w:val="left"/>
      <w:pPr>
        <w:ind w:left="567" w:firstLine="1134"/>
      </w:pPr>
      <w:rPr>
        <w:rFonts w:cs="Times New Roman" w:hint="default"/>
      </w:rPr>
    </w:lvl>
    <w:lvl w:ilvl="8">
      <w:start w:val="1"/>
      <w:numFmt w:val="decimal"/>
      <w:pStyle w:val="WW6"/>
      <w:lvlText w:val="(%9)"/>
      <w:lvlJc w:val="left"/>
      <w:pPr>
        <w:ind w:left="1134" w:firstLine="1134"/>
      </w:pPr>
      <w:rPr>
        <w:rFonts w:cs="Times New Roman" w:hint="default"/>
      </w:rPr>
    </w:lvl>
  </w:abstractNum>
  <w:abstractNum w:abstractNumId="11" w15:restartNumberingAfterBreak="0">
    <w:nsid w:val="6733629C"/>
    <w:multiLevelType w:val="multilevel"/>
    <w:tmpl w:val="BD701B8C"/>
    <w:lvl w:ilvl="0">
      <w:start w:val="1"/>
      <w:numFmt w:val="decimal"/>
      <w:pStyle w:val="Alinea1d"/>
      <w:lvlText w:val="%1."/>
      <w:lvlJc w:val="left"/>
      <w:pPr>
        <w:tabs>
          <w:tab w:val="num" w:pos="567"/>
        </w:tabs>
        <w:ind w:left="567" w:hanging="567"/>
      </w:pPr>
      <w:rPr>
        <w:rFonts w:ascii="Arial" w:hAnsi="Arial" w:cs="Arial" w:hint="default"/>
        <w:b/>
        <w:i w:val="0"/>
        <w:sz w:val="18"/>
        <w:u w:val="none"/>
      </w:rPr>
    </w:lvl>
    <w:lvl w:ilvl="1">
      <w:start w:val="1"/>
      <w:numFmt w:val="decimal"/>
      <w:pStyle w:val="Alinea2d"/>
      <w:lvlText w:val="%1.%2."/>
      <w:lvlJc w:val="left"/>
      <w:pPr>
        <w:tabs>
          <w:tab w:val="num" w:pos="567"/>
        </w:tabs>
        <w:ind w:left="567" w:hanging="567"/>
      </w:pPr>
      <w:rPr>
        <w:rFonts w:ascii="Arial" w:hAnsi="Arial" w:cs="Arial" w:hint="default"/>
        <w:b w:val="0"/>
        <w:i w:val="0"/>
        <w:sz w:val="18"/>
      </w:rPr>
    </w:lvl>
    <w:lvl w:ilvl="2">
      <w:start w:val="1"/>
      <w:numFmt w:val="lowerLetter"/>
      <w:pStyle w:val="Alinea3d"/>
      <w:lvlText w:val="%3)"/>
      <w:lvlJc w:val="left"/>
      <w:pPr>
        <w:tabs>
          <w:tab w:val="num" w:pos="1021"/>
        </w:tabs>
        <w:ind w:left="1021" w:hanging="454"/>
      </w:pPr>
      <w:rPr>
        <w:rFonts w:ascii="Verdana" w:hAnsi="Verdana" w:hint="default"/>
        <w:b w:val="0"/>
        <w:i w:val="0"/>
        <w:caps w:val="0"/>
        <w:sz w:val="18"/>
      </w:rPr>
    </w:lvl>
    <w:lvl w:ilvl="3">
      <w:start w:val="1"/>
      <w:numFmt w:val="lowerRoman"/>
      <w:pStyle w:val="Alinea4d"/>
      <w:lvlText w:val="%4)"/>
      <w:lvlJc w:val="left"/>
      <w:pPr>
        <w:tabs>
          <w:tab w:val="num" w:pos="1571"/>
        </w:tabs>
        <w:ind w:left="1418" w:hanging="567"/>
      </w:pPr>
      <w:rPr>
        <w:rFonts w:ascii="Verdana" w:hAnsi="Verdana" w:hint="default"/>
        <w:b w:val="0"/>
        <w:i w:val="0"/>
        <w:sz w:val="18"/>
      </w:rPr>
    </w:lvl>
    <w:lvl w:ilvl="4">
      <w:start w:val="1"/>
      <w:numFmt w:val="none"/>
      <w:lvlText w:val=""/>
      <w:lvlJc w:val="left"/>
      <w:pPr>
        <w:tabs>
          <w:tab w:val="num" w:pos="360"/>
        </w:tabs>
        <w:ind w:left="0" w:firstLine="0"/>
      </w:pPr>
      <w:rPr>
        <w:rFonts w:hint="default"/>
      </w:rPr>
    </w:lvl>
    <w:lvl w:ilvl="5">
      <w:start w:val="1"/>
      <w:numFmt w:val="none"/>
      <w:lvlText w:val=""/>
      <w:lvlJc w:val="left"/>
      <w:pPr>
        <w:tabs>
          <w:tab w:val="num" w:pos="2736"/>
        </w:tabs>
        <w:ind w:left="2736" w:hanging="936"/>
      </w:pPr>
      <w:rPr>
        <w:rFonts w:hint="default"/>
      </w:rPr>
    </w:lvl>
    <w:lvl w:ilvl="6">
      <w:start w:val="1"/>
      <w:numFmt w:val="none"/>
      <w:lvlText w:val=""/>
      <w:lvlJc w:val="left"/>
      <w:pPr>
        <w:tabs>
          <w:tab w:val="num" w:pos="3240"/>
        </w:tabs>
        <w:ind w:left="3240" w:hanging="1080"/>
      </w:pPr>
      <w:rPr>
        <w:rFonts w:hint="default"/>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num w:numId="1" w16cid:durableId="1142308810">
    <w:abstractNumId w:val="1"/>
  </w:num>
  <w:num w:numId="2" w16cid:durableId="1642421065">
    <w:abstractNumId w:val="4"/>
  </w:num>
  <w:num w:numId="3" w16cid:durableId="1611624011">
    <w:abstractNumId w:val="6"/>
  </w:num>
  <w:num w:numId="4" w16cid:durableId="769593978">
    <w:abstractNumId w:val="1"/>
  </w:num>
  <w:num w:numId="5" w16cid:durableId="429275569">
    <w:abstractNumId w:val="11"/>
  </w:num>
  <w:num w:numId="6" w16cid:durableId="2063213712">
    <w:abstractNumId w:val="7"/>
  </w:num>
  <w:num w:numId="7" w16cid:durableId="452212402">
    <w:abstractNumId w:val="8"/>
  </w:num>
  <w:num w:numId="8" w16cid:durableId="378676296">
    <w:abstractNumId w:val="9"/>
  </w:num>
  <w:num w:numId="9" w16cid:durableId="1451051265">
    <w:abstractNumId w:val="10"/>
  </w:num>
  <w:num w:numId="10" w16cid:durableId="2016958239">
    <w:abstractNumId w:val="2"/>
  </w:num>
  <w:num w:numId="11" w16cid:durableId="494955120">
    <w:abstractNumId w:val="3"/>
  </w:num>
  <w:num w:numId="12" w16cid:durableId="690691282">
    <w:abstractNumId w:val="11"/>
  </w:num>
  <w:num w:numId="13" w16cid:durableId="1435704749">
    <w:abstractNumId w:val="5"/>
  </w:num>
  <w:num w:numId="14" w16cid:durableId="18090114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5893094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MA Legal">
    <w15:presenceInfo w15:providerId="None" w15:userId="HEMA Leg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ogosPresent" w:val="Yes"/>
    <w:docVar w:name="macro_1_Landscape" w:val="Landscape"/>
    <w:docVar w:name="macro_2_Portrait" w:val="Portrait"/>
    <w:docVar w:name="ModelID" w:val="130"/>
    <w:docVar w:name="OriginalTray1" w:val="Blank paper"/>
    <w:docVar w:name="OriginalTray2" w:val="Blank paper"/>
    <w:docVar w:name="style_1_HEMA_opsomming_cijfers" w:val="HEMA opsomming cijfers"/>
    <w:docVar w:name="style_2_HEMA_opsomming_streepjes" w:val="HEMA opsomming streepjes"/>
    <w:docVar w:name="style_3_HEMA_opsomming_vierkantjes" w:val="HEMA opsomming vierkantjes"/>
    <w:docVar w:name="style_4_HEMA_subopsomming_cijfers" w:val="HEMA subopsomming cijfers"/>
    <w:docVar w:name="Tray1" w:val="Blank paper"/>
    <w:docVar w:name="Tray2" w:val="Blank paper"/>
    <w:docVar w:name="VBA_String" w:val="Yes"/>
  </w:docVars>
  <w:rsids>
    <w:rsidRoot w:val="00DA3195"/>
    <w:rsid w:val="0000356D"/>
    <w:rsid w:val="00012251"/>
    <w:rsid w:val="000147E1"/>
    <w:rsid w:val="00032363"/>
    <w:rsid w:val="000363EB"/>
    <w:rsid w:val="00064B15"/>
    <w:rsid w:val="000E1720"/>
    <w:rsid w:val="000F17E6"/>
    <w:rsid w:val="000F31A6"/>
    <w:rsid w:val="000F4726"/>
    <w:rsid w:val="000F5425"/>
    <w:rsid w:val="00101A09"/>
    <w:rsid w:val="00103726"/>
    <w:rsid w:val="001214DA"/>
    <w:rsid w:val="0012256E"/>
    <w:rsid w:val="001243C6"/>
    <w:rsid w:val="00130301"/>
    <w:rsid w:val="0013465E"/>
    <w:rsid w:val="00134D84"/>
    <w:rsid w:val="00135425"/>
    <w:rsid w:val="0014125E"/>
    <w:rsid w:val="00162981"/>
    <w:rsid w:val="001700CE"/>
    <w:rsid w:val="00172B79"/>
    <w:rsid w:val="00177514"/>
    <w:rsid w:val="00177551"/>
    <w:rsid w:val="00182E22"/>
    <w:rsid w:val="001861B0"/>
    <w:rsid w:val="00194B67"/>
    <w:rsid w:val="001C6AA7"/>
    <w:rsid w:val="001C7CF1"/>
    <w:rsid w:val="001E462B"/>
    <w:rsid w:val="00205857"/>
    <w:rsid w:val="00205BE6"/>
    <w:rsid w:val="002120AC"/>
    <w:rsid w:val="00212204"/>
    <w:rsid w:val="002210F0"/>
    <w:rsid w:val="00237DFC"/>
    <w:rsid w:val="002436E1"/>
    <w:rsid w:val="00246462"/>
    <w:rsid w:val="0025140C"/>
    <w:rsid w:val="0027116C"/>
    <w:rsid w:val="00283073"/>
    <w:rsid w:val="0029782A"/>
    <w:rsid w:val="002A2EFF"/>
    <w:rsid w:val="002B045B"/>
    <w:rsid w:val="002B242E"/>
    <w:rsid w:val="002C201A"/>
    <w:rsid w:val="002D65CC"/>
    <w:rsid w:val="002F05E1"/>
    <w:rsid w:val="002F5876"/>
    <w:rsid w:val="00301161"/>
    <w:rsid w:val="0031190C"/>
    <w:rsid w:val="00327BDB"/>
    <w:rsid w:val="00332E4B"/>
    <w:rsid w:val="00354B45"/>
    <w:rsid w:val="00372C6F"/>
    <w:rsid w:val="00375E3C"/>
    <w:rsid w:val="00381029"/>
    <w:rsid w:val="00387F8B"/>
    <w:rsid w:val="00391F03"/>
    <w:rsid w:val="00392A76"/>
    <w:rsid w:val="00395B29"/>
    <w:rsid w:val="003A4AA6"/>
    <w:rsid w:val="003C29AE"/>
    <w:rsid w:val="003D484A"/>
    <w:rsid w:val="003D52B7"/>
    <w:rsid w:val="003F2C3C"/>
    <w:rsid w:val="003F6383"/>
    <w:rsid w:val="00402A51"/>
    <w:rsid w:val="004358C8"/>
    <w:rsid w:val="0044155B"/>
    <w:rsid w:val="00450063"/>
    <w:rsid w:val="00466F61"/>
    <w:rsid w:val="00482825"/>
    <w:rsid w:val="00492240"/>
    <w:rsid w:val="0049258C"/>
    <w:rsid w:val="004C1A79"/>
    <w:rsid w:val="004D15D6"/>
    <w:rsid w:val="004D5487"/>
    <w:rsid w:val="0050130F"/>
    <w:rsid w:val="0051148A"/>
    <w:rsid w:val="00517C11"/>
    <w:rsid w:val="0053536D"/>
    <w:rsid w:val="005608F6"/>
    <w:rsid w:val="00572A43"/>
    <w:rsid w:val="00573231"/>
    <w:rsid w:val="00574FC3"/>
    <w:rsid w:val="00580E61"/>
    <w:rsid w:val="00581BA6"/>
    <w:rsid w:val="005A5876"/>
    <w:rsid w:val="005B7335"/>
    <w:rsid w:val="005C077F"/>
    <w:rsid w:val="005C15B2"/>
    <w:rsid w:val="005D36D6"/>
    <w:rsid w:val="005D65D1"/>
    <w:rsid w:val="005F147D"/>
    <w:rsid w:val="005F4518"/>
    <w:rsid w:val="005F7085"/>
    <w:rsid w:val="00604AE9"/>
    <w:rsid w:val="006113F4"/>
    <w:rsid w:val="00613F8E"/>
    <w:rsid w:val="00627BC8"/>
    <w:rsid w:val="00630C32"/>
    <w:rsid w:val="0063145D"/>
    <w:rsid w:val="00643058"/>
    <w:rsid w:val="0065137E"/>
    <w:rsid w:val="00652387"/>
    <w:rsid w:val="00665D4F"/>
    <w:rsid w:val="0068417E"/>
    <w:rsid w:val="0068440F"/>
    <w:rsid w:val="006B43B3"/>
    <w:rsid w:val="006C00B2"/>
    <w:rsid w:val="006C7D71"/>
    <w:rsid w:val="006D7269"/>
    <w:rsid w:val="00747A85"/>
    <w:rsid w:val="00752D67"/>
    <w:rsid w:val="0076059A"/>
    <w:rsid w:val="00787FD1"/>
    <w:rsid w:val="00792D56"/>
    <w:rsid w:val="00801DCF"/>
    <w:rsid w:val="00811CC7"/>
    <w:rsid w:val="0082522C"/>
    <w:rsid w:val="008345E8"/>
    <w:rsid w:val="0084592A"/>
    <w:rsid w:val="00874551"/>
    <w:rsid w:val="008822FE"/>
    <w:rsid w:val="0089598E"/>
    <w:rsid w:val="008E3D84"/>
    <w:rsid w:val="008F56E6"/>
    <w:rsid w:val="00911BEE"/>
    <w:rsid w:val="009126A1"/>
    <w:rsid w:val="009254AA"/>
    <w:rsid w:val="009273D4"/>
    <w:rsid w:val="00927600"/>
    <w:rsid w:val="00940675"/>
    <w:rsid w:val="00940CF5"/>
    <w:rsid w:val="009418AC"/>
    <w:rsid w:val="009528FE"/>
    <w:rsid w:val="009A7952"/>
    <w:rsid w:val="009D5FF9"/>
    <w:rsid w:val="00A06358"/>
    <w:rsid w:val="00A167EE"/>
    <w:rsid w:val="00A21D1D"/>
    <w:rsid w:val="00A3679C"/>
    <w:rsid w:val="00A4414D"/>
    <w:rsid w:val="00A457B2"/>
    <w:rsid w:val="00A62012"/>
    <w:rsid w:val="00A70558"/>
    <w:rsid w:val="00A7059C"/>
    <w:rsid w:val="00A97A8B"/>
    <w:rsid w:val="00AA506C"/>
    <w:rsid w:val="00AC2CCC"/>
    <w:rsid w:val="00AC50CE"/>
    <w:rsid w:val="00AD250F"/>
    <w:rsid w:val="00AE6EA5"/>
    <w:rsid w:val="00AF5DB2"/>
    <w:rsid w:val="00B02D3F"/>
    <w:rsid w:val="00B046E5"/>
    <w:rsid w:val="00B51AD0"/>
    <w:rsid w:val="00B53BBB"/>
    <w:rsid w:val="00B5630E"/>
    <w:rsid w:val="00B614AB"/>
    <w:rsid w:val="00B64C50"/>
    <w:rsid w:val="00BA091C"/>
    <w:rsid w:val="00BA0978"/>
    <w:rsid w:val="00BC21C2"/>
    <w:rsid w:val="00BD168D"/>
    <w:rsid w:val="00BD3138"/>
    <w:rsid w:val="00C11EE1"/>
    <w:rsid w:val="00C12DCE"/>
    <w:rsid w:val="00C14F9F"/>
    <w:rsid w:val="00C22AC9"/>
    <w:rsid w:val="00C31AA8"/>
    <w:rsid w:val="00C37C6C"/>
    <w:rsid w:val="00C40066"/>
    <w:rsid w:val="00C52B15"/>
    <w:rsid w:val="00C74B89"/>
    <w:rsid w:val="00CA4F08"/>
    <w:rsid w:val="00CB13C1"/>
    <w:rsid w:val="00CB7A6E"/>
    <w:rsid w:val="00CD3812"/>
    <w:rsid w:val="00CD7606"/>
    <w:rsid w:val="00D000A7"/>
    <w:rsid w:val="00D06719"/>
    <w:rsid w:val="00D1010C"/>
    <w:rsid w:val="00D274CD"/>
    <w:rsid w:val="00D32F8F"/>
    <w:rsid w:val="00D412C7"/>
    <w:rsid w:val="00D71C29"/>
    <w:rsid w:val="00D779E5"/>
    <w:rsid w:val="00D9103A"/>
    <w:rsid w:val="00D93CE7"/>
    <w:rsid w:val="00D9449D"/>
    <w:rsid w:val="00D95269"/>
    <w:rsid w:val="00D9531C"/>
    <w:rsid w:val="00DA1448"/>
    <w:rsid w:val="00DA3195"/>
    <w:rsid w:val="00DB346F"/>
    <w:rsid w:val="00DC307B"/>
    <w:rsid w:val="00DD2064"/>
    <w:rsid w:val="00DD538F"/>
    <w:rsid w:val="00E04FF5"/>
    <w:rsid w:val="00E17F1F"/>
    <w:rsid w:val="00E228F0"/>
    <w:rsid w:val="00E2551F"/>
    <w:rsid w:val="00E273F8"/>
    <w:rsid w:val="00E3557E"/>
    <w:rsid w:val="00E4380C"/>
    <w:rsid w:val="00E46A05"/>
    <w:rsid w:val="00E912B9"/>
    <w:rsid w:val="00E916A4"/>
    <w:rsid w:val="00E9291E"/>
    <w:rsid w:val="00EA0E8E"/>
    <w:rsid w:val="00EA1BE5"/>
    <w:rsid w:val="00F17A9A"/>
    <w:rsid w:val="00F20336"/>
    <w:rsid w:val="00F3623D"/>
    <w:rsid w:val="00F5480C"/>
    <w:rsid w:val="00F650EE"/>
    <w:rsid w:val="00F71E6B"/>
    <w:rsid w:val="00F82BC7"/>
    <w:rsid w:val="00F83908"/>
    <w:rsid w:val="00F92DF7"/>
    <w:rsid w:val="00F97F02"/>
    <w:rsid w:val="00FB2F9D"/>
    <w:rsid w:val="00FC67C8"/>
    <w:rsid w:val="00FD7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DA04E13"/>
  <w15:chartTrackingRefBased/>
  <w15:docId w15:val="{2BE19B3F-47FF-4507-B89E-26307E298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spacing w:line="280" w:lineRule="atLeast"/>
    </w:pPr>
    <w:rPr>
      <w:rFonts w:ascii="Arial" w:hAnsi="Arial" w:cs="Arial"/>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paragraph" w:customStyle="1" w:styleId="HEMAopsommingcijfers">
    <w:name w:val="HEMA_opsomming_cijfers"/>
    <w:basedOn w:val="Normal"/>
    <w:pPr>
      <w:numPr>
        <w:numId w:val="13"/>
      </w:numPr>
      <w:tabs>
        <w:tab w:val="left" w:pos="284"/>
      </w:tabs>
    </w:pPr>
  </w:style>
  <w:style w:type="paragraph" w:customStyle="1" w:styleId="HEMAopsommingstreepjes">
    <w:name w:val="HEMA_opsomming_streepjes"/>
    <w:basedOn w:val="Normal"/>
    <w:pPr>
      <w:numPr>
        <w:ilvl w:val="1"/>
        <w:numId w:val="2"/>
      </w:numPr>
      <w:tabs>
        <w:tab w:val="left" w:pos="567"/>
      </w:tabs>
    </w:pPr>
  </w:style>
  <w:style w:type="paragraph" w:customStyle="1" w:styleId="HEMAopsommingvierkantjes">
    <w:name w:val="HEMA_opsomming_vierkantjes"/>
    <w:basedOn w:val="Normal"/>
    <w:pPr>
      <w:numPr>
        <w:numId w:val="3"/>
      </w:numPr>
      <w:tabs>
        <w:tab w:val="clear" w:pos="360"/>
        <w:tab w:val="left" w:pos="284"/>
      </w:tabs>
      <w:ind w:left="0" w:firstLine="0"/>
    </w:pPr>
  </w:style>
  <w:style w:type="paragraph" w:customStyle="1" w:styleId="HEMAsubopsommingcijfers">
    <w:name w:val="HEMA_subopsomming_cijfers"/>
    <w:basedOn w:val="Normal"/>
    <w:pPr>
      <w:numPr>
        <w:ilvl w:val="1"/>
        <w:numId w:val="13"/>
      </w:numPr>
      <w:tabs>
        <w:tab w:val="left" w:pos="709"/>
      </w:tabs>
    </w:pPr>
  </w:style>
  <w:style w:type="paragraph" w:customStyle="1" w:styleId="Alinea1d">
    <w:name w:val="Alinea 1d"/>
    <w:basedOn w:val="Normal"/>
    <w:rsid w:val="00DA3195"/>
    <w:pPr>
      <w:numPr>
        <w:numId w:val="5"/>
      </w:numPr>
      <w:autoSpaceDE/>
      <w:autoSpaceDN/>
      <w:spacing w:line="240" w:lineRule="auto"/>
    </w:pPr>
    <w:rPr>
      <w:rFonts w:ascii="Verdana" w:hAnsi="Verdana" w:cs="Times New Roman"/>
      <w:sz w:val="18"/>
      <w:szCs w:val="22"/>
    </w:rPr>
  </w:style>
  <w:style w:type="paragraph" w:customStyle="1" w:styleId="Alinea2d">
    <w:name w:val="Alinea 2d"/>
    <w:basedOn w:val="Normal"/>
    <w:rsid w:val="00DA3195"/>
    <w:pPr>
      <w:numPr>
        <w:ilvl w:val="1"/>
        <w:numId w:val="5"/>
      </w:numPr>
      <w:autoSpaceDE/>
      <w:autoSpaceDN/>
      <w:spacing w:line="240" w:lineRule="auto"/>
    </w:pPr>
    <w:rPr>
      <w:rFonts w:ascii="Verdana" w:hAnsi="Verdana" w:cs="Times New Roman"/>
      <w:sz w:val="18"/>
      <w:szCs w:val="22"/>
    </w:rPr>
  </w:style>
  <w:style w:type="paragraph" w:customStyle="1" w:styleId="Alinea3d">
    <w:name w:val="Alinea 3d"/>
    <w:basedOn w:val="Normal"/>
    <w:rsid w:val="00DA3195"/>
    <w:pPr>
      <w:numPr>
        <w:ilvl w:val="2"/>
        <w:numId w:val="5"/>
      </w:numPr>
      <w:autoSpaceDE/>
      <w:autoSpaceDN/>
      <w:spacing w:line="240" w:lineRule="auto"/>
    </w:pPr>
    <w:rPr>
      <w:rFonts w:ascii="Verdana" w:hAnsi="Verdana" w:cs="Times New Roman"/>
      <w:sz w:val="18"/>
      <w:szCs w:val="22"/>
    </w:rPr>
  </w:style>
  <w:style w:type="paragraph" w:customStyle="1" w:styleId="Alinea4d">
    <w:name w:val="Alinea 4d"/>
    <w:basedOn w:val="Normal"/>
    <w:rsid w:val="00DA3195"/>
    <w:pPr>
      <w:numPr>
        <w:ilvl w:val="3"/>
        <w:numId w:val="5"/>
      </w:numPr>
      <w:autoSpaceDE/>
      <w:autoSpaceDN/>
      <w:spacing w:line="240" w:lineRule="auto"/>
    </w:pPr>
    <w:rPr>
      <w:rFonts w:ascii="Verdana" w:hAnsi="Verdana" w:cs="Times New Roman"/>
      <w:sz w:val="18"/>
      <w:szCs w:val="22"/>
    </w:rPr>
  </w:style>
  <w:style w:type="paragraph" w:styleId="Title">
    <w:name w:val="Title"/>
    <w:basedOn w:val="Normal"/>
    <w:qFormat/>
    <w:rsid w:val="00DA3195"/>
    <w:pPr>
      <w:autoSpaceDE/>
      <w:autoSpaceDN/>
      <w:spacing w:line="240" w:lineRule="auto"/>
      <w:jc w:val="center"/>
    </w:pPr>
    <w:rPr>
      <w:rFonts w:ascii="Verdana" w:hAnsi="Verdana" w:cs="Times New Roman"/>
      <w:b/>
      <w:bCs/>
      <w:sz w:val="18"/>
      <w:szCs w:val="22"/>
      <w:lang w:val="en-GB"/>
    </w:rPr>
  </w:style>
  <w:style w:type="paragraph" w:customStyle="1" w:styleId="NummeringPartijen">
    <w:name w:val="NummeringPartijen"/>
    <w:basedOn w:val="Normal"/>
    <w:rsid w:val="00DA3195"/>
    <w:pPr>
      <w:tabs>
        <w:tab w:val="decimal" w:pos="737"/>
      </w:tabs>
      <w:autoSpaceDE/>
      <w:autoSpaceDN/>
      <w:spacing w:before="240" w:line="310" w:lineRule="atLeast"/>
      <w:ind w:left="720" w:hanging="720"/>
      <w:jc w:val="both"/>
      <w:outlineLvl w:val="0"/>
    </w:pPr>
    <w:rPr>
      <w:snapToGrid w:val="0"/>
      <w:spacing w:val="4"/>
      <w:sz w:val="19"/>
      <w:szCs w:val="19"/>
    </w:rPr>
  </w:style>
  <w:style w:type="paragraph" w:styleId="FootnoteText">
    <w:name w:val="footnote text"/>
    <w:basedOn w:val="Normal"/>
    <w:link w:val="FootnoteTextChar"/>
    <w:rsid w:val="00AE6EA5"/>
    <w:rPr>
      <w:sz w:val="18"/>
      <w:szCs w:val="18"/>
    </w:rPr>
  </w:style>
  <w:style w:type="character" w:customStyle="1" w:styleId="FootnoteTextChar">
    <w:name w:val="Footnote Text Char"/>
    <w:link w:val="FootnoteText"/>
    <w:rsid w:val="00AE6EA5"/>
    <w:rPr>
      <w:rFonts w:ascii="Arial" w:hAnsi="Arial" w:cs="Arial"/>
    </w:rPr>
  </w:style>
  <w:style w:type="character" w:styleId="FootnoteReference">
    <w:name w:val="footnote reference"/>
    <w:rsid w:val="00AE6EA5"/>
    <w:rPr>
      <w:vertAlign w:val="superscript"/>
    </w:rPr>
  </w:style>
  <w:style w:type="paragraph" w:customStyle="1" w:styleId="NummeringPartijen2">
    <w:name w:val="NummeringPartijen2"/>
    <w:basedOn w:val="Normal"/>
    <w:rsid w:val="00AE6EA5"/>
    <w:pPr>
      <w:widowControl w:val="0"/>
      <w:tabs>
        <w:tab w:val="num" w:pos="1191"/>
      </w:tabs>
      <w:autoSpaceDE/>
      <w:autoSpaceDN/>
      <w:spacing w:before="240" w:line="310" w:lineRule="atLeast"/>
      <w:ind w:left="1191" w:hanging="454"/>
      <w:jc w:val="both"/>
      <w:outlineLvl w:val="1"/>
    </w:pPr>
    <w:rPr>
      <w:rFonts w:cs="Times New Roman"/>
      <w:spacing w:val="4"/>
      <w:sz w:val="19"/>
      <w:szCs w:val="18"/>
      <w:lang w:eastAsia="en-US"/>
    </w:rPr>
  </w:style>
  <w:style w:type="paragraph" w:styleId="BalloonText">
    <w:name w:val="Balloon Text"/>
    <w:basedOn w:val="Normal"/>
    <w:link w:val="BalloonTextChar"/>
    <w:rsid w:val="00A167EE"/>
    <w:pPr>
      <w:spacing w:line="240" w:lineRule="auto"/>
    </w:pPr>
    <w:rPr>
      <w:rFonts w:ascii="Tahoma" w:hAnsi="Tahoma" w:cs="Tahoma"/>
      <w:sz w:val="14"/>
      <w:szCs w:val="14"/>
    </w:rPr>
  </w:style>
  <w:style w:type="character" w:customStyle="1" w:styleId="BalloonTextChar">
    <w:name w:val="Balloon Text Char"/>
    <w:link w:val="BalloonText"/>
    <w:rsid w:val="00A167EE"/>
    <w:rPr>
      <w:rFonts w:ascii="Tahoma" w:hAnsi="Tahoma" w:cs="Tahoma"/>
      <w:sz w:val="14"/>
      <w:szCs w:val="14"/>
    </w:rPr>
  </w:style>
  <w:style w:type="paragraph" w:customStyle="1" w:styleId="WWDefault">
    <w:name w:val="WW_Default"/>
    <w:qFormat/>
    <w:rsid w:val="00D93CE7"/>
    <w:pPr>
      <w:numPr>
        <w:numId w:val="10"/>
      </w:numPr>
      <w:spacing w:line="360" w:lineRule="auto"/>
      <w:jc w:val="both"/>
    </w:pPr>
    <w:rPr>
      <w:rFonts w:ascii="Calibri" w:hAnsi="Calibri"/>
      <w:lang w:val="en-GB" w:eastAsia="en-GB"/>
    </w:rPr>
  </w:style>
  <w:style w:type="paragraph" w:customStyle="1" w:styleId="WWBodytext">
    <w:name w:val="WW_Body_text"/>
    <w:basedOn w:val="WWDefault"/>
    <w:qFormat/>
    <w:rsid w:val="00D93CE7"/>
    <w:pPr>
      <w:numPr>
        <w:ilvl w:val="1"/>
      </w:numPr>
      <w:spacing w:after="240"/>
    </w:pPr>
  </w:style>
  <w:style w:type="paragraph" w:customStyle="1" w:styleId="WW1">
    <w:name w:val="WW_1"/>
    <w:basedOn w:val="WWBodytext"/>
    <w:qFormat/>
    <w:rsid w:val="00D93CE7"/>
    <w:pPr>
      <w:keepNext/>
      <w:keepLines/>
      <w:numPr>
        <w:ilvl w:val="3"/>
        <w:numId w:val="9"/>
      </w:numPr>
      <w:spacing w:before="240"/>
      <w:outlineLvl w:val="0"/>
    </w:pPr>
    <w:rPr>
      <w:b/>
      <w:caps/>
    </w:rPr>
  </w:style>
  <w:style w:type="paragraph" w:customStyle="1" w:styleId="WW2">
    <w:name w:val="WW_2"/>
    <w:basedOn w:val="WWBodytext"/>
    <w:qFormat/>
    <w:rsid w:val="00D93CE7"/>
    <w:pPr>
      <w:numPr>
        <w:ilvl w:val="4"/>
        <w:numId w:val="9"/>
      </w:numPr>
      <w:outlineLvl w:val="1"/>
    </w:pPr>
  </w:style>
  <w:style w:type="paragraph" w:customStyle="1" w:styleId="WW3">
    <w:name w:val="WW_3"/>
    <w:basedOn w:val="WW2"/>
    <w:qFormat/>
    <w:rsid w:val="00D93CE7"/>
    <w:pPr>
      <w:numPr>
        <w:ilvl w:val="5"/>
      </w:numPr>
      <w:outlineLvl w:val="2"/>
    </w:pPr>
  </w:style>
  <w:style w:type="paragraph" w:customStyle="1" w:styleId="WW4">
    <w:name w:val="WW_4"/>
    <w:basedOn w:val="WW2"/>
    <w:qFormat/>
    <w:rsid w:val="00D93CE7"/>
    <w:pPr>
      <w:numPr>
        <w:ilvl w:val="6"/>
      </w:numPr>
      <w:outlineLvl w:val="3"/>
    </w:pPr>
  </w:style>
  <w:style w:type="paragraph" w:customStyle="1" w:styleId="WW5">
    <w:name w:val="WW_5"/>
    <w:basedOn w:val="WW2"/>
    <w:rsid w:val="00D93CE7"/>
    <w:pPr>
      <w:numPr>
        <w:ilvl w:val="7"/>
      </w:numPr>
      <w:outlineLvl w:val="4"/>
    </w:pPr>
  </w:style>
  <w:style w:type="paragraph" w:customStyle="1" w:styleId="WW6">
    <w:name w:val="WW_6"/>
    <w:basedOn w:val="WW2"/>
    <w:rsid w:val="00D93CE7"/>
    <w:pPr>
      <w:numPr>
        <w:ilvl w:val="8"/>
      </w:numPr>
      <w:outlineLvl w:val="5"/>
    </w:pPr>
  </w:style>
  <w:style w:type="paragraph" w:customStyle="1" w:styleId="WWHeadingSchedule">
    <w:name w:val="WW_Heading_Schedule"/>
    <w:basedOn w:val="WWDefault"/>
    <w:next w:val="WWBodytext"/>
    <w:rsid w:val="00D93CE7"/>
    <w:pPr>
      <w:keepNext/>
      <w:keepLines/>
      <w:pageBreakBefore/>
      <w:numPr>
        <w:numId w:val="9"/>
      </w:numPr>
      <w:spacing w:before="240" w:after="600"/>
    </w:pPr>
    <w:rPr>
      <w:b/>
    </w:rPr>
  </w:style>
  <w:style w:type="paragraph" w:customStyle="1" w:styleId="WWHeadingAnnex">
    <w:name w:val="WW_Heading_Annex"/>
    <w:basedOn w:val="WWHeadingSchedule"/>
    <w:next w:val="WWBodytext"/>
    <w:rsid w:val="00D93CE7"/>
    <w:pPr>
      <w:numPr>
        <w:ilvl w:val="1"/>
      </w:numPr>
    </w:pPr>
  </w:style>
  <w:style w:type="paragraph" w:customStyle="1" w:styleId="WWHeadingSchedulePart">
    <w:name w:val="WW_Heading_Schedule_Part"/>
    <w:basedOn w:val="WWHeadingSchedule"/>
    <w:next w:val="WWBodytext"/>
    <w:rsid w:val="00D93CE7"/>
    <w:pPr>
      <w:numPr>
        <w:ilvl w:val="2"/>
      </w:numPr>
      <w:spacing w:before="360" w:after="240"/>
    </w:pPr>
  </w:style>
  <w:style w:type="paragraph" w:customStyle="1" w:styleId="WW2nn">
    <w:name w:val="WW_2_nn"/>
    <w:basedOn w:val="WW2"/>
    <w:qFormat/>
    <w:rsid w:val="00D93CE7"/>
    <w:pPr>
      <w:numPr>
        <w:ilvl w:val="3"/>
        <w:numId w:val="11"/>
      </w:numPr>
      <w:ind w:firstLine="0"/>
      <w:outlineLvl w:val="9"/>
    </w:pPr>
  </w:style>
  <w:style w:type="paragraph" w:customStyle="1" w:styleId="WWParty">
    <w:name w:val="WW_Party"/>
    <w:basedOn w:val="WWBodytext"/>
    <w:qFormat/>
    <w:rsid w:val="00D93CE7"/>
    <w:pPr>
      <w:numPr>
        <w:ilvl w:val="2"/>
      </w:numPr>
    </w:pPr>
  </w:style>
  <w:style w:type="paragraph" w:customStyle="1" w:styleId="WWRecital">
    <w:name w:val="WW_Recital"/>
    <w:basedOn w:val="WWBodytext"/>
    <w:qFormat/>
    <w:rsid w:val="00D93CE7"/>
    <w:pPr>
      <w:numPr>
        <w:ilvl w:val="3"/>
      </w:numPr>
    </w:pPr>
  </w:style>
  <w:style w:type="paragraph" w:customStyle="1" w:styleId="WWDefinition">
    <w:name w:val="WW_Definition"/>
    <w:basedOn w:val="WW2nn"/>
    <w:qFormat/>
    <w:rsid w:val="00D93CE7"/>
    <w:pPr>
      <w:numPr>
        <w:ilvl w:val="4"/>
      </w:numPr>
      <w:tabs>
        <w:tab w:val="left" w:pos="3402"/>
        <w:tab w:val="left" w:pos="3969"/>
        <w:tab w:val="left" w:pos="4536"/>
      </w:tabs>
    </w:pPr>
  </w:style>
  <w:style w:type="paragraph" w:customStyle="1" w:styleId="WWDefinitionSubitem">
    <w:name w:val="WW_Definition_Subitem"/>
    <w:basedOn w:val="WW3"/>
    <w:qFormat/>
    <w:rsid w:val="00D93CE7"/>
    <w:pPr>
      <w:numPr>
        <w:numId w:val="11"/>
      </w:numPr>
      <w:outlineLvl w:val="9"/>
    </w:pPr>
  </w:style>
  <w:style w:type="paragraph" w:customStyle="1" w:styleId="WWDefinitionSub-subitem">
    <w:name w:val="WW_Definition_Sub-subitem"/>
    <w:basedOn w:val="WW4"/>
    <w:rsid w:val="00D93CE7"/>
    <w:pPr>
      <w:numPr>
        <w:numId w:val="11"/>
      </w:numPr>
    </w:pPr>
  </w:style>
  <w:style w:type="numbering" w:customStyle="1" w:styleId="WWListPartiesRecitals">
    <w:name w:val="WW_List_Parties_Recitals"/>
    <w:rsid w:val="00D93CE7"/>
    <w:pPr>
      <w:numPr>
        <w:numId w:val="10"/>
      </w:numPr>
    </w:pPr>
  </w:style>
  <w:style w:type="numbering" w:customStyle="1" w:styleId="WWListDefinitions">
    <w:name w:val="WW_List_Definitions"/>
    <w:rsid w:val="00D93CE7"/>
    <w:pPr>
      <w:numPr>
        <w:numId w:val="11"/>
      </w:numPr>
    </w:pPr>
  </w:style>
  <w:style w:type="numbering" w:customStyle="1" w:styleId="WWList">
    <w:name w:val="WW_List"/>
    <w:rsid w:val="00D93CE7"/>
    <w:pPr>
      <w:numPr>
        <w:numId w:val="9"/>
      </w:numPr>
    </w:pPr>
  </w:style>
  <w:style w:type="paragraph" w:styleId="ListParagraph">
    <w:name w:val="List Paragraph"/>
    <w:basedOn w:val="Normal"/>
    <w:uiPriority w:val="34"/>
    <w:qFormat/>
    <w:rsid w:val="00D93CE7"/>
    <w:pPr>
      <w:ind w:left="708"/>
    </w:pPr>
  </w:style>
  <w:style w:type="paragraph" w:styleId="Revision">
    <w:name w:val="Revision"/>
    <w:hidden/>
    <w:uiPriority w:val="99"/>
    <w:semiHidden/>
    <w:rsid w:val="008345E8"/>
    <w:rPr>
      <w:rFonts w:ascii="Arial" w:hAnsi="Arial" w:cs="Arial"/>
      <w:sz w:val="17"/>
      <w:szCs w:val="17"/>
    </w:rPr>
  </w:style>
  <w:style w:type="character" w:styleId="CommentReference">
    <w:name w:val="annotation reference"/>
    <w:rsid w:val="00F17A9A"/>
    <w:rPr>
      <w:sz w:val="14"/>
      <w:szCs w:val="14"/>
    </w:rPr>
  </w:style>
  <w:style w:type="paragraph" w:styleId="CommentText">
    <w:name w:val="annotation text"/>
    <w:basedOn w:val="Normal"/>
    <w:link w:val="CommentTextChar"/>
    <w:rsid w:val="00F17A9A"/>
    <w:rPr>
      <w:sz w:val="18"/>
      <w:szCs w:val="18"/>
    </w:rPr>
  </w:style>
  <w:style w:type="character" w:customStyle="1" w:styleId="CommentTextChar">
    <w:name w:val="Comment Text Char"/>
    <w:link w:val="CommentText"/>
    <w:rsid w:val="00F17A9A"/>
    <w:rPr>
      <w:rFonts w:ascii="Arial" w:hAnsi="Arial" w:cs="Arial"/>
      <w:lang w:val="nl-NL" w:eastAsia="nl-NL"/>
    </w:rPr>
  </w:style>
  <w:style w:type="paragraph" w:styleId="CommentSubject">
    <w:name w:val="annotation subject"/>
    <w:basedOn w:val="CommentText"/>
    <w:next w:val="CommentText"/>
    <w:link w:val="CommentSubjectChar"/>
    <w:rsid w:val="00F17A9A"/>
    <w:rPr>
      <w:b/>
      <w:bCs/>
    </w:rPr>
  </w:style>
  <w:style w:type="character" w:customStyle="1" w:styleId="CommentSubjectChar">
    <w:name w:val="Comment Subject Char"/>
    <w:link w:val="CommentSubject"/>
    <w:rsid w:val="00F17A9A"/>
    <w:rPr>
      <w:rFonts w:ascii="Arial" w:hAnsi="Arial" w:cs="Arial"/>
      <w:b/>
      <w:bCs/>
      <w:lang w:val="nl-NL" w:eastAsia="nl-NL"/>
    </w:rPr>
  </w:style>
  <w:style w:type="character" w:styleId="Hyperlink">
    <w:name w:val="Hyperlink"/>
    <w:basedOn w:val="DefaultParagraphFont"/>
    <w:rsid w:val="00940675"/>
    <w:rPr>
      <w:color w:val="0563C1" w:themeColor="hyperlink"/>
      <w:u w:val="single"/>
    </w:rPr>
  </w:style>
  <w:style w:type="character" w:styleId="UnresolvedMention">
    <w:name w:val="Unresolved Mention"/>
    <w:basedOn w:val="DefaultParagraphFont"/>
    <w:uiPriority w:val="99"/>
    <w:semiHidden/>
    <w:unhideWhenUsed/>
    <w:rsid w:val="009406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73B3B4-B0F4-492C-BAD5-9B79DAF63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1671</Words>
  <Characters>10699</Characters>
  <Application>Microsoft Office Word</Application>
  <DocSecurity>0</DocSecurity>
  <Lines>191</Lines>
  <Paragraphs>71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NON-DISCLOSURE AGREEMENT</vt:lpstr>
      <vt:lpstr>NON-DISCLOSURE AGREEMENT</vt:lpstr>
    </vt:vector>
  </TitlesOfParts>
  <Company>I'tension b.v.</Company>
  <LinksUpToDate>false</LinksUpToDate>
  <CharactersWithSpaces>12299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dc:title>
  <dc:subject/>
  <dc:creator>Anna Evers</dc:creator>
  <cp:keywords>, docId:80C8F893315EA1CE3999C20B1722E778</cp:keywords>
  <dc:description/>
  <cp:lastModifiedBy>Xavier Haas</cp:lastModifiedBy>
  <cp:revision>2</cp:revision>
  <cp:lastPrinted>2011-08-01T11:47:00Z</cp:lastPrinted>
  <dcterms:created xsi:type="dcterms:W3CDTF">2026-06-17T09:37:00Z</dcterms:created>
  <dcterms:modified xsi:type="dcterms:W3CDTF">2026-06-17T09:37:00Z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